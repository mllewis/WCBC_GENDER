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7CF1E" w14:textId="77777777" w:rsidR="006C353A" w:rsidRDefault="00D94022">
      <w:pPr>
        <w:pStyle w:val="Title"/>
      </w:pPr>
      <w:r>
        <w:t>What might books be teaching young children about gender?</w:t>
      </w:r>
    </w:p>
    <w:tbl>
      <w:tblPr>
        <w:tblStyle w:val="Table"/>
        <w:tblW w:w="5000" w:type="pct"/>
        <w:tblLook w:val="07C0" w:firstRow="0" w:lastRow="1" w:firstColumn="1" w:lastColumn="1" w:noHBand="1" w:noVBand="1"/>
      </w:tblPr>
      <w:tblGrid>
        <w:gridCol w:w="9404"/>
      </w:tblGrid>
      <w:tr w:rsidR="006C353A" w14:paraId="1C934919" w14:textId="77777777">
        <w:tc>
          <w:tcPr>
            <w:tcW w:w="0" w:type="auto"/>
          </w:tcPr>
          <w:p w14:paraId="578175DB" w14:textId="77777777" w:rsidR="006C353A" w:rsidRDefault="00D94022">
            <w:pPr>
              <w:pStyle w:val="Compact"/>
              <w:jc w:val="center"/>
            </w:pPr>
            <w:r>
              <w:t>XXX</w:t>
            </w:r>
            <w:r>
              <w:rPr>
                <w:vertAlign w:val="superscript"/>
              </w:rPr>
              <w:t>1</w:t>
            </w:r>
            <w:r>
              <w:t>, XX</w:t>
            </w:r>
            <w:r>
              <w:rPr>
                <w:vertAlign w:val="superscript"/>
              </w:rPr>
              <w:t>2</w:t>
            </w:r>
            <w:r>
              <w:t>, XXX</w:t>
            </w:r>
            <w:r>
              <w:rPr>
                <w:vertAlign w:val="superscript"/>
              </w:rPr>
              <w:t>2</w:t>
            </w:r>
            <w:r>
              <w:t>, XXX</w:t>
            </w:r>
            <w:r>
              <w:rPr>
                <w:vertAlign w:val="superscript"/>
              </w:rPr>
              <w:t>2</w:t>
            </w:r>
            <w:r>
              <w:t>, &amp; XXX</w:t>
            </w:r>
            <w:r>
              <w:rPr>
                <w:vertAlign w:val="superscript"/>
              </w:rPr>
              <w:t>2</w:t>
            </w:r>
          </w:p>
        </w:tc>
      </w:tr>
      <w:tr w:rsidR="006C353A" w14:paraId="069C2316" w14:textId="77777777">
        <w:tc>
          <w:tcPr>
            <w:tcW w:w="0" w:type="auto"/>
          </w:tcPr>
          <w:p w14:paraId="59680532" w14:textId="77777777" w:rsidR="006C353A" w:rsidRDefault="00D94022">
            <w:pPr>
              <w:pStyle w:val="Compact"/>
              <w:jc w:val="center"/>
            </w:pPr>
            <w:r>
              <w:rPr>
                <w:vertAlign w:val="superscript"/>
              </w:rPr>
              <w:t>1</w:t>
            </w:r>
            <w:r>
              <w:t xml:space="preserve"> XXX</w:t>
            </w:r>
          </w:p>
        </w:tc>
      </w:tr>
      <w:tr w:rsidR="006C353A" w14:paraId="65BACE4B" w14:textId="77777777">
        <w:tc>
          <w:tcPr>
            <w:tcW w:w="0" w:type="auto"/>
          </w:tcPr>
          <w:p w14:paraId="2EFAC741" w14:textId="77777777" w:rsidR="006C353A" w:rsidRDefault="00D94022">
            <w:pPr>
              <w:pStyle w:val="Compact"/>
              <w:jc w:val="center"/>
            </w:pPr>
            <w:r>
              <w:rPr>
                <w:vertAlign w:val="superscript"/>
              </w:rPr>
              <w:t>2</w:t>
            </w:r>
            <w:r>
              <w:t xml:space="preserve"> XXX</w:t>
            </w:r>
          </w:p>
        </w:tc>
      </w:tr>
      <w:tr w:rsidR="006C353A" w14:paraId="074EB95E" w14:textId="77777777">
        <w:tc>
          <w:tcPr>
            <w:tcW w:w="0" w:type="auto"/>
          </w:tcPr>
          <w:p w14:paraId="4A89109A" w14:textId="77777777" w:rsidR="006C353A" w:rsidRDefault="00D94022">
            <w:pPr>
              <w:pStyle w:val="Compact"/>
              <w:jc w:val="center"/>
            </w:pPr>
            <w:r>
              <w:t>                                                                                                                                                    </w:t>
            </w:r>
          </w:p>
        </w:tc>
      </w:tr>
    </w:tbl>
    <w:p w14:paraId="722A0152" w14:textId="77777777" w:rsidR="006C353A" w:rsidRDefault="00D94022">
      <w:pPr>
        <w:pStyle w:val="BodyText"/>
      </w:pPr>
      <w:r>
        <w:t> </w:t>
      </w:r>
    </w:p>
    <w:p w14:paraId="50818D24" w14:textId="77777777" w:rsidR="006C353A" w:rsidRDefault="00D94022">
      <w:pPr>
        <w:pStyle w:val="BodyText"/>
      </w:pPr>
      <w:r>
        <w:t> </w:t>
      </w:r>
    </w:p>
    <w:p w14:paraId="15107CB7" w14:textId="77777777" w:rsidR="006C353A" w:rsidRDefault="00D94022">
      <w:pPr>
        <w:pStyle w:val="BodyText"/>
      </w:pPr>
      <w:r>
        <w:t> </w:t>
      </w:r>
    </w:p>
    <w:p w14:paraId="348D3BC4" w14:textId="77777777" w:rsidR="006C353A" w:rsidRDefault="00D94022">
      <w:pPr>
        <w:pStyle w:val="BodyText"/>
      </w:pPr>
      <w:r>
        <w:t> </w:t>
      </w:r>
    </w:p>
    <w:p w14:paraId="293AAC64" w14:textId="77777777" w:rsidR="006C353A" w:rsidRDefault="00D94022">
      <w:pPr>
        <w:pStyle w:val="BodyText"/>
      </w:pPr>
      <w:r>
        <w:t> </w:t>
      </w:r>
    </w:p>
    <w:p w14:paraId="4AF4382B" w14:textId="77777777" w:rsidR="006C353A" w:rsidRDefault="00D94022">
      <w:pPr>
        <w:pStyle w:val="BodyText"/>
      </w:pPr>
      <w:r>
        <w:t> </w:t>
      </w:r>
    </w:p>
    <w:p w14:paraId="161B9A2C" w14:textId="77777777" w:rsidR="006C353A" w:rsidRDefault="00D94022">
      <w:pPr>
        <w:pStyle w:val="BodyText"/>
      </w:pPr>
      <w:r>
        <w:t> </w:t>
      </w:r>
    </w:p>
    <w:p w14:paraId="3BF64793" w14:textId="77777777" w:rsidR="006C353A" w:rsidRDefault="00D94022">
      <w:pPr>
        <w:pStyle w:val="Heading1"/>
      </w:pPr>
      <w:bookmarkStart w:id="0" w:name="author-note"/>
      <w:r>
        <w:t xml:space="preserve">Author </w:t>
      </w:r>
      <w:proofErr w:type="gramStart"/>
      <w:r>
        <w:t>note</w:t>
      </w:r>
      <w:bookmarkEnd w:id="0"/>
      <w:proofErr w:type="gramEnd"/>
    </w:p>
    <w:p w14:paraId="7224B814" w14:textId="77777777" w:rsidR="006C353A" w:rsidRDefault="00D94022">
      <w:pPr>
        <w:pStyle w:val="FirstParagraph"/>
      </w:pPr>
      <w:r>
        <w:t>Correspondence concerning this article should be addressed to XXX, XXX. E-mail: XXX</w:t>
      </w:r>
    </w:p>
    <w:p w14:paraId="05B6C3C4" w14:textId="77777777" w:rsidR="006C353A" w:rsidRDefault="00D94022">
      <w:pPr>
        <w:pStyle w:val="Title"/>
      </w:pPr>
      <w:r>
        <w:lastRenderedPageBreak/>
        <w:t>Abstract</w:t>
      </w:r>
    </w:p>
    <w:p w14:paraId="4F80EA47" w14:textId="77777777" w:rsidR="006C353A" w:rsidRDefault="00D94022">
      <w:pPr>
        <w:pStyle w:val="BodyText"/>
      </w:pPr>
      <w:r>
        <w:t xml:space="preserve">We investigated how gender is represented in children’s books using a </w:t>
      </w:r>
      <w:proofErr w:type="gramStart"/>
      <w:r>
        <w:t>200,000 word</w:t>
      </w:r>
      <w:proofErr w:type="gramEnd"/>
      <w:r>
        <w:t xml:space="preserve"> corpus comprising 247 popular, contemporary books for young children (0-5 years). Using human judgments and word co-occurrence data, we quantified the gender biases of words within the corpus and within individual books. We find that children’s books contain large numbers of words that adults judge as gendered. Semantic analyses based on co-occurrence data yielded word clusters related to gender stereotypes (e.g., feminine: emotions; masculine: tools). Co-occurrence data also indicate that books instantiate gender stereotypes found in other research (e.g., girls are better at reading and boys at math). Finally, we used large-scale data to estimate the gender distribution of the audience for individual </w:t>
      </w:r>
      <w:proofErr w:type="gramStart"/>
      <w:r>
        <w:t>books, and</w:t>
      </w:r>
      <w:proofErr w:type="gramEnd"/>
      <w:r>
        <w:t xml:space="preserve"> find that children tend to be exposed to gender stereotypes for their own gender. Together the data suggest that children’s books may be an early source of gender stereotypes.</w:t>
      </w:r>
    </w:p>
    <w:p w14:paraId="1FA888DA" w14:textId="56AB433F" w:rsidR="006C353A" w:rsidRDefault="00D94022">
      <w:pPr>
        <w:pStyle w:val="BodyText"/>
      </w:pPr>
      <w:r>
        <w:t>STAT</w:t>
      </w:r>
      <w:r w:rsidR="009D6735">
        <w:t>E</w:t>
      </w:r>
      <w:r>
        <w:t xml:space="preserve">MENT OF RELEVANCE: Gender stereotypes such as that girls </w:t>
      </w:r>
      <w:r w:rsidR="0022002E">
        <w:t xml:space="preserve">are more </w:t>
      </w:r>
      <w:commentRangeStart w:id="1"/>
      <w:commentRangeStart w:id="2"/>
      <w:commentRangeStart w:id="3"/>
      <w:r w:rsidR="0022002E">
        <w:t xml:space="preserve">emotional-intuitive and boys more action </w:t>
      </w:r>
      <w:commentRangeEnd w:id="1"/>
      <w:r w:rsidR="0022002E">
        <w:rPr>
          <w:rStyle w:val="CommentReference"/>
          <w:rFonts w:asciiTheme="minorHAnsi" w:hAnsiTheme="minorHAnsi"/>
        </w:rPr>
        <w:commentReference w:id="1"/>
      </w:r>
      <w:r w:rsidR="0022002E">
        <w:t>oriented</w:t>
      </w:r>
      <w:r>
        <w:t xml:space="preserve"> have origins in early childhood</w:t>
      </w:r>
      <w:commentRangeEnd w:id="2"/>
      <w:r w:rsidR="009D6735">
        <w:rPr>
          <w:rStyle w:val="CommentReference"/>
          <w:rFonts w:asciiTheme="minorHAnsi" w:hAnsiTheme="minorHAnsi"/>
        </w:rPr>
        <w:commentReference w:id="2"/>
      </w:r>
      <w:commentRangeEnd w:id="3"/>
      <w:r w:rsidR="00434707">
        <w:rPr>
          <w:rStyle w:val="CommentReference"/>
          <w:rFonts w:asciiTheme="minorHAnsi" w:hAnsiTheme="minorHAnsi"/>
        </w:rPr>
        <w:commentReference w:id="3"/>
      </w:r>
      <w:r>
        <w:t xml:space="preserve">. We examined the extent to which popular children’s books may expose young </w:t>
      </w:r>
      <w:proofErr w:type="gramStart"/>
      <w:r>
        <w:t>0-5 year old</w:t>
      </w:r>
      <w:proofErr w:type="gramEnd"/>
      <w:r>
        <w:t xml:space="preserve"> children to information about gender stereotypes. Our data suggest that children’s books have rich information about gender stereotypes, and that some of these stereotypes are more strongly represented in children’s books than in adult fiction. These findings suggest that popular children’s books may be unintentionally teaching young children about gender stereotypes.</w:t>
      </w:r>
    </w:p>
    <w:p w14:paraId="1F96CB9E" w14:textId="77777777" w:rsidR="006C353A" w:rsidRDefault="00D94022">
      <w:pPr>
        <w:pStyle w:val="BodyText"/>
      </w:pPr>
      <w:r>
        <w:rPr>
          <w:i/>
        </w:rPr>
        <w:t>Keywords:</w:t>
      </w:r>
      <w:r>
        <w:t xml:space="preserve"> reading, gender, language development</w:t>
      </w:r>
    </w:p>
    <w:p w14:paraId="770E3D9E" w14:textId="77777777" w:rsidR="006C353A" w:rsidRDefault="00D94022">
      <w:pPr>
        <w:pStyle w:val="BodyText"/>
      </w:pPr>
      <w:r>
        <w:t>Word count: XXX (excluding methods and results)</w:t>
      </w:r>
    </w:p>
    <w:p w14:paraId="785ED2B4" w14:textId="77777777" w:rsidR="006C353A" w:rsidRDefault="00D94022">
      <w:pPr>
        <w:pStyle w:val="Title"/>
      </w:pPr>
      <w:r>
        <w:lastRenderedPageBreak/>
        <w:t>What might books be teaching young children about gender?</w:t>
      </w:r>
    </w:p>
    <w:p w14:paraId="68C62A6A" w14:textId="77777777" w:rsidR="006C353A" w:rsidRDefault="00D94022">
      <w:pPr>
        <w:pStyle w:val="BodyText"/>
      </w:pPr>
      <w:r>
        <w:t xml:space="preserve">Many gender stereotypes held by adults have origins in early childhood. Beginning in their second year, children already exhibit knowledge of behaviors that are stereotypically feminine (e.g., vacuuming), masculine (e.g., building), and neutral (e.g., sleeping; Poulin-Dubois, Serbin, </w:t>
      </w:r>
      <w:proofErr w:type="spellStart"/>
      <w:r>
        <w:t>Eichstedt</w:t>
      </w:r>
      <w:proofErr w:type="spellEnd"/>
      <w:r>
        <w:t xml:space="preserve">, Sen, &amp; Beissel, 2002). By age three, children distinguish individuals by gender, race, and age (Shutts, Banaji, &amp; </w:t>
      </w:r>
      <w:proofErr w:type="spellStart"/>
      <w:r>
        <w:t>Spelke</w:t>
      </w:r>
      <w:proofErr w:type="spellEnd"/>
      <w:r>
        <w:t>, 2010). By age five, children have developed “a constellation of stereotypes about gender (often amusing and incorrect) that they apply to themselves and others” (Martin &amp; Ruble, 2004). For example, preschoolers act in accordance with the stereotype that girls are better at reading while boys are better at math (</w:t>
      </w:r>
      <w:proofErr w:type="spellStart"/>
      <w:r>
        <w:t>Cvencek</w:t>
      </w:r>
      <w:proofErr w:type="spellEnd"/>
      <w:r>
        <w:t xml:space="preserve"> et al., 2011b), and that girls are less likely than boys to be “very, very smart” (</w:t>
      </w:r>
      <w:proofErr w:type="spellStart"/>
      <w:r>
        <w:t>Bian</w:t>
      </w:r>
      <w:proofErr w:type="spellEnd"/>
      <w:r>
        <w:t xml:space="preserve">, Leslie, &amp; </w:t>
      </w:r>
      <w:proofErr w:type="spellStart"/>
      <w:r>
        <w:t>Cimpian</w:t>
      </w:r>
      <w:proofErr w:type="spellEnd"/>
      <w:r>
        <w:t>, 2017).</w:t>
      </w:r>
    </w:p>
    <w:p w14:paraId="15561B6C" w14:textId="77777777" w:rsidR="006C353A" w:rsidRDefault="00D94022">
      <w:pPr>
        <w:pStyle w:val="BodyText"/>
      </w:pPr>
      <w:r>
        <w:t xml:space="preserve">The </w:t>
      </w:r>
      <w:r w:rsidRPr="00E20CEA">
        <w:rPr>
          <w:iCs/>
        </w:rPr>
        <w:t>sources</w:t>
      </w:r>
      <w:r>
        <w:t xml:space="preserve"> of this knowledge are less well understood. </w:t>
      </w:r>
      <w:r w:rsidR="00E20CEA">
        <w:t>S</w:t>
      </w:r>
      <w:r>
        <w:t xml:space="preserve">ome of what children </w:t>
      </w:r>
      <w:r w:rsidR="00E20CEA">
        <w:t>learn</w:t>
      </w:r>
      <w:r>
        <w:t xml:space="preserve"> comes from their own and observed interactions with adults </w:t>
      </w:r>
      <w:r w:rsidR="00E20CEA">
        <w:t xml:space="preserve">who may exhibit stereotypic characteristics </w:t>
      </w:r>
      <w:r>
        <w:t xml:space="preserve">(Hilliard &amp; </w:t>
      </w:r>
      <w:proofErr w:type="spellStart"/>
      <w:r>
        <w:t>Liben</w:t>
      </w:r>
      <w:proofErr w:type="spellEnd"/>
      <w:r>
        <w:t>, 2010). Toys and activities are often gender stereotyped in home, day care, and preschool social settings (</w:t>
      </w:r>
      <w:proofErr w:type="spellStart"/>
      <w:r>
        <w:t>Weisgram</w:t>
      </w:r>
      <w:proofErr w:type="spellEnd"/>
      <w:r>
        <w:t xml:space="preserve">, Fulcher, &amp; </w:t>
      </w:r>
      <w:proofErr w:type="spellStart"/>
      <w:r>
        <w:t>Dinella</w:t>
      </w:r>
      <w:proofErr w:type="spellEnd"/>
      <w:r>
        <w:t xml:space="preserve">, 2014). </w:t>
      </w:r>
      <w:r w:rsidR="00E20CEA">
        <w:t>Language is another source of gendered information</w:t>
      </w:r>
      <w:r>
        <w:t xml:space="preserve">. Children commonly receive feedback from adults about gender-normative activities, e.g., girls more often receive adult linguistic feedback for dress and helping behaviors, whereas boys receive comments on their size and physical skills (Chick, Heilman-Houser, &amp; Hunter, 2002), and children are surprisingly sensitive to seemingly small differences in linguistic descriptions of gender-related information. For example, </w:t>
      </w:r>
      <w:proofErr w:type="spellStart"/>
      <w:r>
        <w:t>Cimpian</w:t>
      </w:r>
      <w:proofErr w:type="spellEnd"/>
      <w:r>
        <w:t xml:space="preserve"> &amp; Markman (2011) found that when a novel game was introduced to children using a generic subject (“Girls are really good at a game called ‘</w:t>
      </w:r>
      <w:proofErr w:type="spellStart"/>
      <w:r>
        <w:t>gorp</w:t>
      </w:r>
      <w:proofErr w:type="spellEnd"/>
      <w:r>
        <w:t xml:space="preserve">’”) they were more likely to associate it with a gender than when the game was introduced with a specific subject (“There is a girl who is good </w:t>
      </w:r>
      <w:r>
        <w:lastRenderedPageBreak/>
        <w:t>at…”). This sensitivity may in part arise from an essentialist bias—a tendency to treat categories such as male and female as distinct with respect to visible, inferred, and assumed characteristics (Gelman &amp; Taylor, 2000).</w:t>
      </w:r>
    </w:p>
    <w:p w14:paraId="2366BBD4" w14:textId="74F6DAD3" w:rsidR="006C353A" w:rsidRDefault="00D94022">
      <w:pPr>
        <w:pStyle w:val="BodyText"/>
      </w:pPr>
      <w:r>
        <w:t>Here, we examine a potentially pervasive source of information about gender</w:t>
      </w:r>
      <w:r w:rsidR="00E20CEA">
        <w:t xml:space="preserve">: </w:t>
      </w:r>
      <w:r>
        <w:t xml:space="preserve">books </w:t>
      </w:r>
      <w:r w:rsidR="00E20CEA">
        <w:t>for</w:t>
      </w:r>
      <w:r>
        <w:t xml:space="preserve"> young children. The practice of reading to young children (also called “shared reading”) has been widely encouraged because of its numerous benefits (Bus, Van </w:t>
      </w:r>
      <w:proofErr w:type="spellStart"/>
      <w:r>
        <w:t>Ijzendoorn</w:t>
      </w:r>
      <w:proofErr w:type="spellEnd"/>
      <w:r>
        <w:t xml:space="preserve">, &amp; Pellegrini, 1995; </w:t>
      </w:r>
      <w:proofErr w:type="spellStart"/>
      <w:r>
        <w:t>Duursma</w:t>
      </w:r>
      <w:proofErr w:type="spellEnd"/>
      <w:r>
        <w:t xml:space="preserve">, </w:t>
      </w:r>
      <w:proofErr w:type="spellStart"/>
      <w:r>
        <w:t>Augustyn</w:t>
      </w:r>
      <w:proofErr w:type="spellEnd"/>
      <w:r>
        <w:t xml:space="preserve">, &amp; Zuckerman, 2008; High &amp; </w:t>
      </w:r>
      <w:proofErr w:type="spellStart"/>
      <w:r>
        <w:t>Klass</w:t>
      </w:r>
      <w:proofErr w:type="spellEnd"/>
      <w:r>
        <w:t xml:space="preserve">, 2014). Shared reading marks the child’s </w:t>
      </w:r>
      <w:proofErr w:type="spellStart"/>
      <w:r>
        <w:t>entré</w:t>
      </w:r>
      <w:proofErr w:type="spellEnd"/>
      <w:r>
        <w:t xml:space="preserve"> to literacy and facilitates its development (Snow, Burns, &amp; Griffin, 1998). Unlike everyday speech to children, books expose children to information beyond their immediate experience, and therefore may be an especially powerful way of conveying gender stereotypes.</w:t>
      </w:r>
    </w:p>
    <w:p w14:paraId="37407355" w14:textId="6FFAF720" w:rsidR="006C353A" w:rsidRDefault="00D94022">
      <w:pPr>
        <w:pStyle w:val="BodyText"/>
      </w:pPr>
      <w:r>
        <w:t xml:space="preserve">Much past work on how gender is represented in books has used “content analysis” </w:t>
      </w:r>
      <w:r w:rsidR="00E20CEA">
        <w:t xml:space="preserve">methods that </w:t>
      </w:r>
      <w:r>
        <w:t xml:space="preserve">emphasize detailed analyses of a small number of texts. For example, </w:t>
      </w:r>
      <w:proofErr w:type="spellStart"/>
      <w:r>
        <w:t>Diekman</w:t>
      </w:r>
      <w:proofErr w:type="spellEnd"/>
      <w:r>
        <w:t xml:space="preserve"> &amp; </w:t>
      </w:r>
      <w:proofErr w:type="spellStart"/>
      <w:r>
        <w:t>Murnen</w:t>
      </w:r>
      <w:proofErr w:type="spellEnd"/>
      <w:r>
        <w:t xml:space="preserve"> (2004) presented college students with books for middle-schoolers previously categorized as “sexist” or “nonsexist”. Students rated them on a 72-item questionnaire. Questions probed whether books conveyed common gender stereotypes and inequalities, such as “Males, but not females, are shown as dominant” and “The book depicts female characters as the natural servants of male characters.” The results suggested that gender differences and inequalities were expressed even in books intended to be nonsexist.</w:t>
      </w:r>
    </w:p>
    <w:p w14:paraId="3E954A03" w14:textId="77777777" w:rsidR="006C353A" w:rsidRDefault="00D94022">
      <w:pPr>
        <w:pStyle w:val="BodyText"/>
      </w:pPr>
      <w:r>
        <w:t>Our goal was to conduct a broader analysis of gender representation in books aimed at young (</w:t>
      </w:r>
      <w:proofErr w:type="gramStart"/>
      <w:r>
        <w:t>0-5 year old</w:t>
      </w:r>
      <w:proofErr w:type="gramEnd"/>
      <w:r>
        <w:t xml:space="preserve">) children and to better understand who is being exposed to them. We operationalize the notion of gender representations by examining the extent to which individual concepts are differentially associated with a particular gender. By using human norms and </w:t>
      </w:r>
      <w:r>
        <w:lastRenderedPageBreak/>
        <w:t xml:space="preserve">automated analyses of distributional semantics, our approach provides a scalable and reproducible method of estimating gender biases without requiring explicit judgments of pre-specified properties of texts (as in studies such as </w:t>
      </w:r>
      <w:proofErr w:type="spellStart"/>
      <w:r>
        <w:t>Diekman</w:t>
      </w:r>
      <w:proofErr w:type="spellEnd"/>
      <w:r>
        <w:t xml:space="preserve"> &amp; </w:t>
      </w:r>
      <w:proofErr w:type="spellStart"/>
      <w:r>
        <w:t>Murnen</w:t>
      </w:r>
      <w:proofErr w:type="spellEnd"/>
      <w:r>
        <w:t>, 2004).</w:t>
      </w:r>
    </w:p>
    <w:p w14:paraId="00452F88" w14:textId="1DB16A09" w:rsidR="006C353A" w:rsidRDefault="00D94022">
      <w:pPr>
        <w:pStyle w:val="BodyText"/>
      </w:pPr>
      <w:r>
        <w:t xml:space="preserve">We begin by describing the creation of the Wisconsin Children’s Book Corpus (WCBC). We then quantify the biases in individual books and the corpus as a whole using two different methods. In Study 1, we quantify gender bias by measuring the </w:t>
      </w:r>
      <w:proofErr w:type="spellStart"/>
      <w:r>
        <w:t>genderedness</w:t>
      </w:r>
      <w:proofErr w:type="spellEnd"/>
      <w:r>
        <w:t xml:space="preserve"> of words in the books </w:t>
      </w:r>
      <w:r w:rsidR="003F45B8">
        <w:t xml:space="preserve">as judged by adults. </w:t>
      </w:r>
      <w:r>
        <w:t xml:space="preserve"> In Study 2, we quantify gender bias </w:t>
      </w:r>
      <w:r w:rsidR="00B84018">
        <w:t xml:space="preserve">in these books based on </w:t>
      </w:r>
      <w:r>
        <w:t xml:space="preserve">the statistical co-occurrence of </w:t>
      </w:r>
      <w:r w:rsidR="00B84018">
        <w:t>the book’s text</w:t>
      </w:r>
      <w:r>
        <w:t xml:space="preserve">. Finally, in Study 3, we use automated analyses of book reviews to estimate whether each book is being read primarily to boys or girls. To the extent that children are more likely to imitate those that are like them (Bussey &amp; Bandura, 1999), finding that books containing boy and girl stereotypes are </w:t>
      </w:r>
      <w:r w:rsidR="003F45B8">
        <w:t xml:space="preserve">more often </w:t>
      </w:r>
      <w:r>
        <w:t xml:space="preserve">read to boys and girls, respectively, would suggest that </w:t>
      </w:r>
      <w:r w:rsidR="003F45B8">
        <w:t>books that are prominent in young chi</w:t>
      </w:r>
      <w:r w:rsidR="000C71EE">
        <w:t>l</w:t>
      </w:r>
      <w:r w:rsidR="003F45B8">
        <w:t xml:space="preserve">dren’s experience </w:t>
      </w:r>
      <w:r>
        <w:t xml:space="preserve">may </w:t>
      </w:r>
      <w:r w:rsidR="003F45B8">
        <w:t>offer extensive</w:t>
      </w:r>
      <w:r>
        <w:t xml:space="preserve"> opportunities for learning</w:t>
      </w:r>
      <w:r w:rsidR="003F45B8">
        <w:t xml:space="preserve"> about gender stereotypes</w:t>
      </w:r>
      <w:r>
        <w:t>.</w:t>
      </w:r>
    </w:p>
    <w:p w14:paraId="793D3118" w14:textId="77777777" w:rsidR="006C353A" w:rsidRDefault="00D94022">
      <w:pPr>
        <w:pStyle w:val="Heading1"/>
      </w:pPr>
      <w:bookmarkStart w:id="4" w:name="childrens-book-corpus"/>
      <w:r>
        <w:t>Children’s Book Corpus</w:t>
      </w:r>
      <w:bookmarkEnd w:id="4"/>
    </w:p>
    <w:p w14:paraId="3B916ADE" w14:textId="77777777" w:rsidR="006C353A" w:rsidRDefault="00D94022">
      <w:pPr>
        <w:pStyle w:val="Heading2"/>
      </w:pPr>
      <w:bookmarkStart w:id="5" w:name="method"/>
      <w:r>
        <w:t>Method</w:t>
      </w:r>
      <w:bookmarkEnd w:id="5"/>
    </w:p>
    <w:p w14:paraId="54BDA655" w14:textId="0FD67583" w:rsidR="006C353A" w:rsidRDefault="00D94022">
      <w:pPr>
        <w:pStyle w:val="FirstParagraph"/>
      </w:pPr>
      <w:r>
        <w:t xml:space="preserve">The Wisconsin Children’s Book Corpus (WCBC) consists of 247 books marketed for children 5 years old and under. These are books that caregivers commonly read to children; some are also read independently by older children. Books were selected from four sources: (1) the top selling books for children in this age range from Amazon.com at the time of collection; (2) titles collected by Hudson Kam </w:t>
      </w:r>
      <w:r w:rsidR="003F45B8">
        <w:t>and</w:t>
      </w:r>
      <w:r>
        <w:t xml:space="preserve"> Matthewson (2017) based on a survey of Canadian respondents; (3) Time Magazine’s “100 best children’s books of all time” (</w:t>
      </w:r>
      <w:hyperlink r:id="rId11">
        <w:r>
          <w:rPr>
            <w:rStyle w:val="Hyperlink"/>
          </w:rPr>
          <w:t>https://time.com/100-best-childrens-books</w:t>
        </w:r>
      </w:hyperlink>
      <w:r>
        <w:t xml:space="preserve">); and (4) books in the corpus compiled by Montag, Jones, &amp; Smith (2015). The </w:t>
      </w:r>
      <w:r>
        <w:lastRenderedPageBreak/>
        <w:t xml:space="preserve">union of these four sets yielded 247 books. The corpus includes the complete text of each book and basic metadata (author, title, etc.). In total, the corpus includes </w:t>
      </w:r>
      <w:proofErr w:type="gramStart"/>
      <w:r>
        <w:t>202,445 word</w:t>
      </w:r>
      <w:proofErr w:type="gramEnd"/>
      <w:r>
        <w:t xml:space="preserve"> tokens (</w:t>
      </w:r>
      <w:r>
        <w:rPr>
          <w:i/>
        </w:rPr>
        <w:t>M</w:t>
      </w:r>
      <w:r>
        <w:t xml:space="preserve"> = 819.62 per book; min = 7; max = 23,352; </w:t>
      </w:r>
      <w:r>
        <w:rPr>
          <w:i/>
        </w:rPr>
        <w:t>SD</w:t>
      </w:r>
      <w:r>
        <w:t xml:space="preserve"> = 2,082.69) and 10,174 types (distinct orthographic forms; </w:t>
      </w:r>
      <w:r>
        <w:rPr>
          <w:i/>
        </w:rPr>
        <w:t>M</w:t>
      </w:r>
      <w:r>
        <w:t xml:space="preserve"> = 222.11 per book; min = 2; max = 2,575; </w:t>
      </w:r>
      <w:r>
        <w:rPr>
          <w:i/>
        </w:rPr>
        <w:t>SD</w:t>
      </w:r>
      <w:r>
        <w:t xml:space="preserve"> = 283.47). Arrangements for public access to the corpus are under negotiation.</w:t>
      </w:r>
    </w:p>
    <w:p w14:paraId="0AA2E300" w14:textId="77777777" w:rsidR="006C353A" w:rsidRDefault="00D94022">
      <w:pPr>
        <w:pStyle w:val="Heading1"/>
      </w:pPr>
      <w:bookmarkStart w:id="6" w:name="X3f908e4356118c1d09daea9925ff867df5bc547"/>
      <w:r>
        <w:t>Study 1: Measuring gender bias with human judgments</w:t>
      </w:r>
      <w:bookmarkEnd w:id="6"/>
    </w:p>
    <w:p w14:paraId="25EB1B7E" w14:textId="77777777" w:rsidR="006C353A" w:rsidRDefault="00D94022">
      <w:pPr>
        <w:pStyle w:val="Heading2"/>
      </w:pPr>
      <w:bookmarkStart w:id="7" w:name="study-1a-gender-bias-in-words"/>
      <w:r>
        <w:t>Study 1a: Gender bias in words</w:t>
      </w:r>
      <w:bookmarkEnd w:id="7"/>
    </w:p>
    <w:p w14:paraId="478A75DB" w14:textId="585E0297" w:rsidR="006C353A" w:rsidRDefault="00D94022">
      <w:pPr>
        <w:pStyle w:val="FirstParagraph"/>
      </w:pPr>
      <w:r>
        <w:t xml:space="preserve">As a first step in understanding the </w:t>
      </w:r>
      <w:proofErr w:type="spellStart"/>
      <w:r>
        <w:t>genderedness</w:t>
      </w:r>
      <w:proofErr w:type="spellEnd"/>
      <w:r>
        <w:t xml:space="preserve"> of words in the book corpus, we had adult English speakers rate words on </w:t>
      </w:r>
      <w:proofErr w:type="spellStart"/>
      <w:r>
        <w:t>genderedness</w:t>
      </w:r>
      <w:proofErr w:type="spellEnd"/>
      <w:r>
        <w:t xml:space="preserve"> using a 5-point scale from masculine to feminine (Scott, Keitel, </w:t>
      </w:r>
      <w:proofErr w:type="spellStart"/>
      <w:r>
        <w:t>Becirspahic</w:t>
      </w:r>
      <w:proofErr w:type="spellEnd"/>
      <w:r>
        <w:t xml:space="preserve">, Yao, &amp; Sereno, 2019). </w:t>
      </w:r>
      <w:r w:rsidR="0024481D">
        <w:t xml:space="preserve">This procedure yields systematic data with </w:t>
      </w:r>
      <w:r w:rsidR="00403A6E">
        <w:t xml:space="preserve">good </w:t>
      </w:r>
      <w:r w:rsidR="0024481D">
        <w:t xml:space="preserve">face-validity: </w:t>
      </w:r>
      <w:r>
        <w:t xml:space="preserve">words such as </w:t>
      </w:r>
      <w:r>
        <w:rPr>
          <w:i/>
        </w:rPr>
        <w:t>cuddle</w:t>
      </w:r>
      <w:r>
        <w:t xml:space="preserve"> and </w:t>
      </w:r>
      <w:r>
        <w:rPr>
          <w:i/>
        </w:rPr>
        <w:t>pink</w:t>
      </w:r>
      <w:r>
        <w:t xml:space="preserve"> were rated as feminine, </w:t>
      </w:r>
      <w:r>
        <w:rPr>
          <w:i/>
        </w:rPr>
        <w:t>axe</w:t>
      </w:r>
      <w:r>
        <w:t xml:space="preserve"> and </w:t>
      </w:r>
      <w:r>
        <w:rPr>
          <w:i/>
        </w:rPr>
        <w:t>engine</w:t>
      </w:r>
      <w:r>
        <w:t xml:space="preserve"> as masculine, and </w:t>
      </w:r>
      <w:r>
        <w:rPr>
          <w:i/>
        </w:rPr>
        <w:t>exactly</w:t>
      </w:r>
      <w:r>
        <w:t xml:space="preserve"> and </w:t>
      </w:r>
      <w:r>
        <w:rPr>
          <w:i/>
        </w:rPr>
        <w:t>nose</w:t>
      </w:r>
      <w:r>
        <w:t xml:space="preserve"> as neutral.</w:t>
      </w:r>
    </w:p>
    <w:p w14:paraId="25D83E88" w14:textId="77777777" w:rsidR="006C353A" w:rsidRDefault="00D94022">
      <w:pPr>
        <w:pStyle w:val="Heading3"/>
        <w:framePr w:wrap="around"/>
      </w:pPr>
      <w:bookmarkStart w:id="8" w:name="method-1"/>
      <w:r>
        <w:t>Method</w:t>
      </w:r>
      <w:bookmarkEnd w:id="8"/>
    </w:p>
    <w:p w14:paraId="73E3B76D" w14:textId="77777777" w:rsidR="006C353A" w:rsidRDefault="0024481D" w:rsidP="000C71EE">
      <w:pPr>
        <w:pStyle w:val="FirstParagraph"/>
        <w:ind w:firstLine="0"/>
      </w:pPr>
      <w:r>
        <w:t xml:space="preserve">. </w:t>
      </w:r>
      <w:r w:rsidR="00D94022">
        <w:t>Participants (</w:t>
      </w:r>
      <w:r w:rsidR="00D94022">
        <w:rPr>
          <w:i/>
        </w:rPr>
        <w:t>N</w:t>
      </w:r>
      <w:r w:rsidR="00D94022">
        <w:t xml:space="preserve"> = 426) were recruited on Amazon Mechanical Turk. Participants who answered any of 6 performance integrity check items incorrectly (e.g., “The word red has two letters”) were excluded (</w:t>
      </w:r>
      <w:r w:rsidR="00D94022">
        <w:rPr>
          <w:i/>
        </w:rPr>
        <w:t>N</w:t>
      </w:r>
      <w:r w:rsidR="00D94022">
        <w:t xml:space="preserve"> = 80). We also excluded 1 participant who responded with the midpoint on almost all items, and 6 non-native English speakers. The final sample included 339 participants (174 who identified as male, 162 </w:t>
      </w:r>
      <w:proofErr w:type="gramStart"/>
      <w:r w:rsidR="00D94022">
        <w:t>female</w:t>
      </w:r>
      <w:proofErr w:type="gramEnd"/>
      <w:r w:rsidR="00D94022">
        <w:t>, and 3 other), with a mean age of 36.40 years (</w:t>
      </w:r>
      <w:r w:rsidR="00D94022">
        <w:rPr>
          <w:i/>
        </w:rPr>
        <w:t>SD</w:t>
      </w:r>
      <w:r w:rsidR="00D94022">
        <w:t xml:space="preserve"> = 10.70).</w:t>
      </w:r>
    </w:p>
    <w:p w14:paraId="0200D081" w14:textId="32BB72D7" w:rsidR="006C353A" w:rsidRDefault="00D94022">
      <w:pPr>
        <w:pStyle w:val="BodyText"/>
      </w:pPr>
      <w:r>
        <w:t>Because it was not feasible to collect gender norms for all 10,225 unique words, ratings were obtained for a large subset of the most important words (</w:t>
      </w:r>
      <w:r>
        <w:rPr>
          <w:i/>
        </w:rPr>
        <w:t>N</w:t>
      </w:r>
      <w:r>
        <w:t xml:space="preserve"> = 2,373). The normed word set excluded stop words (</w:t>
      </w:r>
      <w:r>
        <w:rPr>
          <w:i/>
        </w:rPr>
        <w:t>N</w:t>
      </w:r>
      <w:r>
        <w:t xml:space="preserve"> = 30</w:t>
      </w:r>
      <w:proofErr w:type="gramStart"/>
      <w:r>
        <w:t>), and</w:t>
      </w:r>
      <w:proofErr w:type="gramEnd"/>
      <w:r>
        <w:t xml:space="preserve"> was largely comprised of nouns (51.75%) and verbs (25.96%). </w:t>
      </w:r>
      <w:r>
        <w:lastRenderedPageBreak/>
        <w:t>We also included the names of all the characters (</w:t>
      </w:r>
      <w:proofErr w:type="gramStart"/>
      <w:r>
        <w:t>e.g.</w:t>
      </w:r>
      <w:proofErr w:type="gramEnd"/>
      <w:r>
        <w:t xml:space="preserve"> “Grover,” “Amelia”, “Yertle”). A short context was provided to indicate a specific meaning of homonymous words, e.g., “pin (hold down),” “creep (move slowly),” “act (part of a play),” “act (to take action).” </w:t>
      </w:r>
      <w:r w:rsidR="0024481D">
        <w:t xml:space="preserve"> </w:t>
      </w:r>
      <w:r w:rsidR="00403A6E">
        <w:t xml:space="preserve">The full norming included </w:t>
      </w:r>
      <w:r>
        <w:t xml:space="preserve">82.43% of the tokens in the </w:t>
      </w:r>
      <w:r w:rsidR="00403A6E">
        <w:t xml:space="preserve">whole </w:t>
      </w:r>
      <w:r>
        <w:t>corpus</w:t>
      </w:r>
      <w:r w:rsidR="00403A6E">
        <w:t>;</w:t>
      </w:r>
      <w:r>
        <w:t xml:space="preserve"> at least 30% of the tokens in each book were normed (</w:t>
      </w:r>
      <w:r>
        <w:rPr>
          <w:i/>
        </w:rPr>
        <w:t>M</w:t>
      </w:r>
      <w:r>
        <w:t xml:space="preserve"> = 83.16</w:t>
      </w:r>
      <w:r w:rsidR="00403A6E">
        <w:t>2</w:t>
      </w:r>
      <w:r>
        <w:t xml:space="preserve">; </w:t>
      </w:r>
      <w:r>
        <w:rPr>
          <w:i/>
        </w:rPr>
        <w:t>SD</w:t>
      </w:r>
      <w:r>
        <w:t xml:space="preserve"> = 9.61; excluding stop words).</w:t>
      </w:r>
      <w:r w:rsidR="00434707">
        <w:t xml:space="preserve"> XX% of types in each book were normed.</w:t>
      </w:r>
    </w:p>
    <w:p w14:paraId="744B9ABC" w14:textId="38A3D75F" w:rsidR="006C353A" w:rsidRDefault="00D94022">
      <w:pPr>
        <w:pStyle w:val="BodyText"/>
      </w:pPr>
      <w:r>
        <w:t xml:space="preserve">Participants were instructed to rate the gender of each word on a 1-5 scale with the intervals labeled “Very masculine,” “Somewhat masculine,” “Neither masculine nor feminine,” “Somewhat feminine,” and “Very feminine”. The instructions did not provide explicit definitions of masculine or feminine; raters were encouraged to base ratings on their own intuitions. Each participant rated between 90 and 97 words. Words were </w:t>
      </w:r>
      <w:proofErr w:type="spellStart"/>
      <w:r>
        <w:t>quasirandomly</w:t>
      </w:r>
      <w:proofErr w:type="spellEnd"/>
      <w:r>
        <w:t xml:space="preserve"> assigned to participants to ensure that each word received at least 10 ratings; mean number of ratings per word was 13.</w:t>
      </w:r>
      <w:r w:rsidR="002912E0">
        <w:t xml:space="preserve">5 </w:t>
      </w:r>
      <w:r>
        <w:t>(</w:t>
      </w:r>
      <w:r>
        <w:rPr>
          <w:i/>
        </w:rPr>
        <w:t>SD</w:t>
      </w:r>
      <w:r>
        <w:t xml:space="preserve"> = 1.79).</w:t>
      </w:r>
    </w:p>
    <w:p w14:paraId="137C0F25" w14:textId="77777777" w:rsidR="006C353A" w:rsidRDefault="00D94022">
      <w:pPr>
        <w:pStyle w:val="Heading3"/>
        <w:framePr w:wrap="around"/>
      </w:pPr>
      <w:bookmarkStart w:id="9" w:name="results"/>
      <w:r>
        <w:t>Results</w:t>
      </w:r>
      <w:bookmarkEnd w:id="9"/>
    </w:p>
    <w:p w14:paraId="195DB7C4" w14:textId="1C050F26" w:rsidR="006C353A" w:rsidRDefault="0024481D" w:rsidP="000C71EE">
      <w:pPr>
        <w:pStyle w:val="FirstParagraph"/>
        <w:ind w:firstLine="0"/>
      </w:pPr>
      <w:r>
        <w:t xml:space="preserve">  </w:t>
      </w:r>
      <w:r w:rsidR="00D94022">
        <w:t>The overall mean gender rating was 2.98 ([2.95, 3.01]), i.e., very close to the midpoint. 29% of the words were significantly female biased, 24% significantly male biased, and the remaining did not differ from the overall mean gender rating. There was a small</w:t>
      </w:r>
      <w:r w:rsidR="002912E0">
        <w:t xml:space="preserve"> main</w:t>
      </w:r>
      <w:r w:rsidR="00D94022">
        <w:t xml:space="preserve"> effect of participant gender</w:t>
      </w:r>
      <w:r w:rsidR="002912E0">
        <w:t xml:space="preserve">: female </w:t>
      </w:r>
      <w:r w:rsidR="00D94022">
        <w:t>participants (</w:t>
      </w:r>
      <w:r w:rsidR="00D94022">
        <w:rPr>
          <w:i/>
        </w:rPr>
        <w:t>M</w:t>
      </w:r>
      <w:r w:rsidR="00D94022">
        <w:t xml:space="preserve"> = 2.99 [2.96, 3.02]) rated words as more feminine on average compared to male raters (</w:t>
      </w:r>
      <w:r w:rsidR="00D94022">
        <w:rPr>
          <w:i/>
        </w:rPr>
        <w:t>M</w:t>
      </w:r>
      <w:r w:rsidR="00D94022">
        <w:t xml:space="preserve"> = 2.98 [2.94, 3.01]; paired </w:t>
      </w:r>
      <w:r w:rsidR="00D94022">
        <w:rPr>
          <w:i/>
        </w:rPr>
        <w:t>t</w:t>
      </w:r>
      <w:r w:rsidR="00D94022">
        <w:t xml:space="preserve">-test: </w:t>
      </w:r>
      <w:proofErr w:type="gramStart"/>
      <w:r w:rsidR="00D94022">
        <w:rPr>
          <w:i/>
        </w:rPr>
        <w:t>t</w:t>
      </w:r>
      <w:r w:rsidR="00D94022">
        <w:t>(</w:t>
      </w:r>
      <w:proofErr w:type="gramEnd"/>
      <w:r w:rsidR="00D94022">
        <w:t xml:space="preserve">2372) = 1.98; </w:t>
      </w:r>
      <w:r w:rsidR="00D94022">
        <w:rPr>
          <w:i/>
        </w:rPr>
        <w:t>p</w:t>
      </w:r>
      <w:r w:rsidR="00D94022">
        <w:t xml:space="preserve"> = 0.05; </w:t>
      </w:r>
      <w:r w:rsidR="00D94022">
        <w:rPr>
          <w:i/>
        </w:rPr>
        <w:t>d</w:t>
      </w:r>
      <w:r w:rsidR="00D94022">
        <w:t xml:space="preserve"> = 0.02 [-0.03, 0.08]). Gender ratings for 1,001 of our words were also obtained by Scott et al. (2019) and the two sets of ratings are highly correlated, </w:t>
      </w:r>
      <w:r w:rsidR="00D94022">
        <w:rPr>
          <w:i/>
        </w:rPr>
        <w:t>r</w:t>
      </w:r>
      <w:r w:rsidR="00D94022">
        <w:t xml:space="preserve"> = 0.91 [0.89, 0.92], </w:t>
      </w:r>
      <w:r w:rsidR="00D94022">
        <w:rPr>
          <w:i/>
        </w:rPr>
        <w:t>p</w:t>
      </w:r>
      <w:r w:rsidR="00D94022">
        <w:t xml:space="preserve"> &lt; .001. Data can be explored interactively at </w:t>
      </w:r>
      <w:hyperlink r:id="rId12">
        <w:r w:rsidR="00D94022">
          <w:rPr>
            <w:rStyle w:val="Hyperlink"/>
          </w:rPr>
          <w:t>https://mlewis.shinyapps.io/SI_WCBC_GENDER/</w:t>
        </w:r>
      </w:hyperlink>
      <w:r w:rsidR="00D94022">
        <w:t>. See SI for analyses of the relationship between word gender ratings and other word properties, such as concreteness and frequency.</w:t>
      </w:r>
    </w:p>
    <w:p w14:paraId="3B5F8BF5" w14:textId="256E4944" w:rsidR="006C353A" w:rsidRDefault="002912E0">
      <w:pPr>
        <w:pStyle w:val="BodyText"/>
      </w:pPr>
      <w:r>
        <w:lastRenderedPageBreak/>
        <w:t xml:space="preserve">To examine the kinds </w:t>
      </w:r>
      <w:r w:rsidR="00D94022">
        <w:t>of word</w:t>
      </w:r>
      <w:r>
        <w:t>s</w:t>
      </w:r>
      <w:r w:rsidR="00D94022">
        <w:t xml:space="preserve"> </w:t>
      </w:r>
      <w:r>
        <w:t xml:space="preserve">that </w:t>
      </w:r>
      <w:r w:rsidR="00D94022">
        <w:t>tend be rated as masculine or feminine we identified the semantic neighborhoods of words in our sample using a word embedding model (</w:t>
      </w:r>
      <w:proofErr w:type="spellStart"/>
      <w:r w:rsidR="00D94022">
        <w:t>Mikolov</w:t>
      </w:r>
      <w:proofErr w:type="spellEnd"/>
      <w:r w:rsidR="00D94022">
        <w:t xml:space="preserve">, Chen, </w:t>
      </w:r>
      <w:proofErr w:type="spellStart"/>
      <w:r w:rsidR="00D94022">
        <w:t>Corrado</w:t>
      </w:r>
      <w:proofErr w:type="spellEnd"/>
      <w:r w:rsidR="00D94022">
        <w:t xml:space="preserve">, &amp; Dean, 2013). Word embedding models provide a semantic representation of a word based on patterns of co-occurrence in a corpus of text, characterizing words as similar to the extent that they occur in similar contexts (“distributional statistics”; </w:t>
      </w:r>
      <w:proofErr w:type="spellStart"/>
      <w:r w:rsidR="00D94022">
        <w:t>Landauer</w:t>
      </w:r>
      <w:proofErr w:type="spellEnd"/>
      <w:r w:rsidR="00D94022">
        <w:t xml:space="preserve"> &amp; </w:t>
      </w:r>
      <w:proofErr w:type="spellStart"/>
      <w:r w:rsidR="00D94022">
        <w:t>Dumais</w:t>
      </w:r>
      <w:proofErr w:type="spellEnd"/>
      <w:r w:rsidR="00D94022">
        <w:t xml:space="preserve">, 1997). Semantic representations extracted in this way capture important aspects of meaning and correlate with human judgments of semantic similarity (Hill, </w:t>
      </w:r>
      <w:proofErr w:type="spellStart"/>
      <w:r w:rsidR="00D94022">
        <w:t>Reichart</w:t>
      </w:r>
      <w:proofErr w:type="spellEnd"/>
      <w:r w:rsidR="00D94022">
        <w:t xml:space="preserve">, &amp; Korhonen, 2015), though not without limitations (Chen, Peterson, &amp; Griffiths, 2017). We obtained semantic coordinates for each word in our sample (a </w:t>
      </w:r>
      <w:proofErr w:type="gramStart"/>
      <w:r w:rsidR="00D94022">
        <w:t>300 dimensional</w:t>
      </w:r>
      <w:proofErr w:type="gramEnd"/>
      <w:r w:rsidR="00D94022">
        <w:t xml:space="preserve"> vector) from a word embedding model pre-trained on English Wikipedia (Bojanowski, Grave, </w:t>
      </w:r>
      <w:proofErr w:type="spellStart"/>
      <w:r w:rsidR="00D94022">
        <w:t>Joulin</w:t>
      </w:r>
      <w:proofErr w:type="spellEnd"/>
      <w:r w:rsidR="00D94022">
        <w:t xml:space="preserve">, &amp; </w:t>
      </w:r>
      <w:proofErr w:type="spellStart"/>
      <w:r w:rsidR="00D94022">
        <w:t>Mikolov</w:t>
      </w:r>
      <w:proofErr w:type="spellEnd"/>
      <w:r w:rsidR="00D94022">
        <w:t>, 2016), and then reduced the dimensionality of these coordinates to two using the t-</w:t>
      </w:r>
      <w:proofErr w:type="spellStart"/>
      <w:r w:rsidR="00D94022">
        <w:t>sne</w:t>
      </w:r>
      <w:proofErr w:type="spellEnd"/>
      <w:r w:rsidR="00D94022">
        <w:t xml:space="preserve"> algorithm (an algorithm similar to PCA but better suited for high-dimensional spaces; </w:t>
      </w:r>
      <w:proofErr w:type="spellStart"/>
      <w:r w:rsidR="00D94022">
        <w:t>Maaten</w:t>
      </w:r>
      <w:proofErr w:type="spellEnd"/>
      <w:r w:rsidR="00D94022">
        <w:t xml:space="preserve"> &amp; Hinton, 2008). We then clustered the words into 100 clusters based on their coordinates using k-means clustering. Clustering is an unsupervised machine learning method for dividing observations into </w:t>
      </w:r>
      <w:r w:rsidR="00D94022">
        <w:rPr>
          <w:i/>
        </w:rPr>
        <w:t>k</w:t>
      </w:r>
      <w:r w:rsidR="00D94022">
        <w:t xml:space="preserve"> clusters by minimizing within-cluster distance and maximizing across-cluster distance. We determined the gender bias of each cluster by comparing the mean rated </w:t>
      </w:r>
      <w:proofErr w:type="spellStart"/>
      <w:r w:rsidR="00D94022">
        <w:t>genderedness</w:t>
      </w:r>
      <w:proofErr w:type="spellEnd"/>
      <w:r w:rsidR="00D94022">
        <w:t xml:space="preserve"> of the words in a cluster to the mean rated </w:t>
      </w:r>
      <w:proofErr w:type="spellStart"/>
      <w:r w:rsidR="00D94022">
        <w:t>genderedness</w:t>
      </w:r>
      <w:proofErr w:type="spellEnd"/>
      <w:r w:rsidR="00D94022">
        <w:t xml:space="preserve"> of all words in our sample.</w:t>
      </w:r>
    </w:p>
    <w:p w14:paraId="5B8900DB" w14:textId="44AF7E9D" w:rsidR="006C353A" w:rsidRDefault="00D94022">
      <w:pPr>
        <w:pStyle w:val="BodyText"/>
      </w:pPr>
      <w:r>
        <w:t>The clustering procedure yielded semantically coherent clusters with an average of 23.2 words (</w:t>
      </w:r>
      <w:r>
        <w:rPr>
          <w:i/>
        </w:rPr>
        <w:t>SD</w:t>
      </w:r>
      <w:r>
        <w:t xml:space="preserve"> = 8.9) per cluster </w:t>
      </w:r>
      <w:r w:rsidR="0022002E">
        <w:t>(</w:t>
      </w:r>
      <w:r>
        <w:t xml:space="preserve">see SI for complete results). </w:t>
      </w:r>
      <w:r w:rsidRPr="008250C0">
        <w:rPr>
          <w:highlight w:val="yellow"/>
        </w:rPr>
        <w:t xml:space="preserve">Of the 100 clusters, </w:t>
      </w:r>
      <w:r w:rsidR="00A1303E">
        <w:rPr>
          <w:highlight w:val="yellow"/>
        </w:rPr>
        <w:t>21</w:t>
      </w:r>
      <w:r w:rsidR="00A1303E" w:rsidRPr="008250C0">
        <w:rPr>
          <w:highlight w:val="yellow"/>
        </w:rPr>
        <w:t xml:space="preserve"> </w:t>
      </w:r>
      <w:r w:rsidRPr="008250C0">
        <w:rPr>
          <w:highlight w:val="yellow"/>
        </w:rPr>
        <w:t xml:space="preserve">were female-biased, </w:t>
      </w:r>
      <w:r w:rsidR="00A1303E">
        <w:rPr>
          <w:highlight w:val="yellow"/>
        </w:rPr>
        <w:t>19</w:t>
      </w:r>
      <w:r w:rsidR="00A1303E" w:rsidRPr="008250C0">
        <w:rPr>
          <w:highlight w:val="yellow"/>
        </w:rPr>
        <w:t xml:space="preserve"> </w:t>
      </w:r>
      <w:r w:rsidRPr="008250C0">
        <w:rPr>
          <w:highlight w:val="yellow"/>
        </w:rPr>
        <w:t xml:space="preserve">were male-biased, and the remaining </w:t>
      </w:r>
      <w:r w:rsidR="00A1303E">
        <w:rPr>
          <w:highlight w:val="yellow"/>
        </w:rPr>
        <w:t>60</w:t>
      </w:r>
      <w:r w:rsidRPr="008250C0">
        <w:rPr>
          <w:highlight w:val="yellow"/>
        </w:rPr>
        <w:t xml:space="preserve"> were </w:t>
      </w:r>
      <w:commentRangeStart w:id="10"/>
      <w:commentRangeStart w:id="11"/>
      <w:r w:rsidRPr="008250C0">
        <w:rPr>
          <w:highlight w:val="yellow"/>
        </w:rPr>
        <w:t>neutral</w:t>
      </w:r>
      <w:commentRangeEnd w:id="10"/>
      <w:r w:rsidR="0022002E">
        <w:rPr>
          <w:rStyle w:val="CommentReference"/>
          <w:rFonts w:asciiTheme="minorHAnsi" w:hAnsiTheme="minorHAnsi"/>
        </w:rPr>
        <w:commentReference w:id="10"/>
      </w:r>
      <w:commentRangeEnd w:id="11"/>
      <w:r w:rsidR="00A1303E">
        <w:rPr>
          <w:rStyle w:val="CommentReference"/>
          <w:rFonts w:asciiTheme="minorHAnsi" w:hAnsiTheme="minorHAnsi"/>
        </w:rPr>
        <w:commentReference w:id="11"/>
      </w:r>
      <w:r w:rsidRPr="008250C0">
        <w:rPr>
          <w:highlight w:val="yellow"/>
        </w:rPr>
        <w:t>.</w:t>
      </w:r>
      <w:r>
        <w:t xml:space="preserve"> Table 3 shows examples of female-biased, male-biased and neutral clusters along with representative words. </w:t>
      </w:r>
      <w:r w:rsidR="008250C0">
        <w:t xml:space="preserve">Many of the </w:t>
      </w:r>
      <w:r>
        <w:t xml:space="preserve">gendered clusters differ in ways that reflect gender stereotyping. For example, female clusters were associated with mental states (feelings, beliefs) and interactions with others </w:t>
      </w:r>
      <w:r>
        <w:lastRenderedPageBreak/>
        <w:t xml:space="preserve">(communicating, caregiving). Male clusters, in contrast, tended to be more closely associated with events in the physical realm (e.g., sports, tools, transportation). These findings suggest that gender is an organizing dimension of semantic space for words found in children’s books: Meanings semantically </w:t>
      </w:r>
      <w:r w:rsidR="000C71EE">
        <w:t>similar</w:t>
      </w:r>
      <w:r>
        <w:t xml:space="preserve"> to each other tend to have similar gender associations.</w:t>
      </w:r>
    </w:p>
    <w:p w14:paraId="31F2BD02" w14:textId="77777777" w:rsidR="006C353A" w:rsidRDefault="00D94022">
      <w:pPr>
        <w:pStyle w:val="Heading2"/>
      </w:pPr>
      <w:bookmarkStart w:id="12" w:name="study-1b-gender-bias-in-books"/>
      <w:r>
        <w:t>Study 1b: Gender bias in books</w:t>
      </w:r>
      <w:bookmarkEnd w:id="12"/>
    </w:p>
    <w:p w14:paraId="4849BB56" w14:textId="77777777" w:rsidR="006C353A" w:rsidRDefault="00D94022">
      <w:pPr>
        <w:pStyle w:val="FirstParagraph"/>
      </w:pPr>
      <w:r>
        <w:t xml:space="preserve">We next use the word gender bias judgments derived in Study 1a to quantify the </w:t>
      </w:r>
      <w:proofErr w:type="spellStart"/>
      <w:r>
        <w:t>genderedness</w:t>
      </w:r>
      <w:proofErr w:type="spellEnd"/>
      <w:r>
        <w:t xml:space="preserve"> of individual books.</w:t>
      </w:r>
    </w:p>
    <w:p w14:paraId="4FA4A244" w14:textId="77777777" w:rsidR="006C353A" w:rsidRDefault="00D94022">
      <w:pPr>
        <w:pStyle w:val="Heading3"/>
        <w:framePr w:wrap="around"/>
      </w:pPr>
      <w:bookmarkStart w:id="13" w:name="method-and-results"/>
      <w:r>
        <w:t>Method and Results</w:t>
      </w:r>
      <w:bookmarkEnd w:id="13"/>
    </w:p>
    <w:p w14:paraId="79F1E43D" w14:textId="1BBA9AA6" w:rsidR="006C353A" w:rsidRDefault="00D94022">
      <w:pPr>
        <w:pStyle w:val="FirstParagraph"/>
      </w:pPr>
      <w:r>
        <w:t xml:space="preserve">Using </w:t>
      </w:r>
      <w:r w:rsidR="00E570FF">
        <w:t>the</w:t>
      </w:r>
      <w:r>
        <w:t xml:space="preserve"> adult judgments </w:t>
      </w:r>
      <w:r w:rsidR="00E570FF">
        <w:t>of gender bias</w:t>
      </w:r>
      <w:r w:rsidR="0080410B">
        <w:t xml:space="preserve"> from </w:t>
      </w:r>
      <w:r>
        <w:t xml:space="preserve">Study 1, we calculated overall gender bias score for each book as the mean gender bias score of all the words (tokens) it contained. On average, there were gender norms for </w:t>
      </w:r>
      <w:commentRangeStart w:id="14"/>
      <w:commentRangeStart w:id="15"/>
      <w:r w:rsidR="00A1303E">
        <w:t>79%</w:t>
      </w:r>
      <w:r>
        <w:t xml:space="preserve"> </w:t>
      </w:r>
      <w:commentRangeEnd w:id="14"/>
      <w:r w:rsidR="0080410B">
        <w:rPr>
          <w:rStyle w:val="CommentReference"/>
          <w:rFonts w:asciiTheme="minorHAnsi" w:hAnsiTheme="minorHAnsi"/>
        </w:rPr>
        <w:commentReference w:id="14"/>
      </w:r>
      <w:commentRangeEnd w:id="15"/>
      <w:r w:rsidR="00A1303E">
        <w:rPr>
          <w:rStyle w:val="CommentReference"/>
          <w:rFonts w:asciiTheme="minorHAnsi" w:hAnsiTheme="minorHAnsi"/>
        </w:rPr>
        <w:commentReference w:id="15"/>
      </w:r>
      <w:r>
        <w:t>([78</w:t>
      </w:r>
      <w:r w:rsidR="00A1303E">
        <w:t>%</w:t>
      </w:r>
      <w:r>
        <w:t>, 80</w:t>
      </w:r>
      <w:r w:rsidR="00A1303E">
        <w:t>%</w:t>
      </w:r>
      <w:r>
        <w:t>]) of all tokens in the books (see SI for details and additional analyses). The average gender score did not exhibit a strong bias (</w:t>
      </w:r>
      <w:r>
        <w:rPr>
          <w:i/>
        </w:rPr>
        <w:t>M</w:t>
      </w:r>
      <w:r>
        <w:t xml:space="preserve"> = 2.98 [2.96, 3.01]), but there was substantial variability (</w:t>
      </w:r>
      <w:r>
        <w:rPr>
          <w:i/>
        </w:rPr>
        <w:t>SD</w:t>
      </w:r>
      <w:r>
        <w:t xml:space="preserve"> = 0.20): some books contained many more “masculine” words, other books contained many more “feminine” words.</w:t>
      </w:r>
    </w:p>
    <w:p w14:paraId="4FCDFAAF" w14:textId="5E685AD5" w:rsidR="006C353A" w:rsidRDefault="0080410B">
      <w:pPr>
        <w:pStyle w:val="BodyText"/>
      </w:pPr>
      <w:r>
        <w:t>Figure 1</w:t>
      </w:r>
      <w:r w:rsidR="00D94022">
        <w:t xml:space="preserve"> includes data from a subset of books, the 20 with the highest feminine bias scores, the 20 with the highest masculine bias scores, and 20 from the neutral range. Data for all books are available in the SI. Measured in this way, the books clearly vary in </w:t>
      </w:r>
      <w:proofErr w:type="spellStart"/>
      <w:r w:rsidR="00D94022">
        <w:t>genderedness</w:t>
      </w:r>
      <w:proofErr w:type="spellEnd"/>
      <w:r w:rsidR="00D94022">
        <w:t xml:space="preserve">, falling along a continuum. Books at the feminine end include </w:t>
      </w:r>
      <w:r w:rsidR="00D94022">
        <w:rPr>
          <w:i/>
        </w:rPr>
        <w:t>Olivia</w:t>
      </w:r>
      <w:r w:rsidR="00D94022">
        <w:t xml:space="preserve">, </w:t>
      </w:r>
      <w:r w:rsidR="00D94022">
        <w:rPr>
          <w:i/>
        </w:rPr>
        <w:t>Brave Irene</w:t>
      </w:r>
      <w:r w:rsidR="00D94022">
        <w:t xml:space="preserve">, and </w:t>
      </w:r>
      <w:r w:rsidR="00D94022">
        <w:rPr>
          <w:i/>
        </w:rPr>
        <w:t xml:space="preserve">Amelia </w:t>
      </w:r>
      <w:proofErr w:type="spellStart"/>
      <w:r w:rsidR="00D94022">
        <w:rPr>
          <w:i/>
        </w:rPr>
        <w:t>Bedelia</w:t>
      </w:r>
      <w:proofErr w:type="spellEnd"/>
      <w:r w:rsidR="00D94022">
        <w:t xml:space="preserve">; the masculine end includes </w:t>
      </w:r>
      <w:r w:rsidR="00D94022">
        <w:rPr>
          <w:i/>
        </w:rPr>
        <w:t>Dear Zoo</w:t>
      </w:r>
      <w:r w:rsidR="00D94022">
        <w:t xml:space="preserve">, </w:t>
      </w:r>
      <w:r w:rsidR="00D94022">
        <w:rPr>
          <w:i/>
        </w:rPr>
        <w:t>Curious George</w:t>
      </w:r>
      <w:r w:rsidR="00D94022">
        <w:t xml:space="preserve">, and </w:t>
      </w:r>
      <w:r w:rsidR="00CB5494" w:rsidRPr="009A4339">
        <w:rPr>
          <w:i/>
          <w:iCs/>
        </w:rPr>
        <w:t>Goodnight, Goodnight, Construction Site</w:t>
      </w:r>
      <w:r w:rsidR="00D94022" w:rsidRPr="000C71EE">
        <w:rPr>
          <w:highlight w:val="yellow"/>
        </w:rPr>
        <w:t>;</w:t>
      </w:r>
      <w:r w:rsidR="00D94022">
        <w:t xml:space="preserve"> neutrals include </w:t>
      </w:r>
      <w:r w:rsidR="00D94022">
        <w:rPr>
          <w:i/>
        </w:rPr>
        <w:t>In the Night Kitchen</w:t>
      </w:r>
      <w:r w:rsidR="00D94022">
        <w:t xml:space="preserve">, </w:t>
      </w:r>
      <w:r w:rsidR="00D94022">
        <w:rPr>
          <w:i/>
        </w:rPr>
        <w:t>Hippos Go Berserk</w:t>
      </w:r>
      <w:r w:rsidR="00D94022">
        <w:t xml:space="preserve">, and </w:t>
      </w:r>
      <w:r w:rsidR="00D94022">
        <w:rPr>
          <w:i/>
        </w:rPr>
        <w:t>Everyone Poops</w:t>
      </w:r>
      <w:r w:rsidR="00D94022">
        <w:t xml:space="preserve">. </w:t>
      </w:r>
    </w:p>
    <w:p w14:paraId="2C16F599" w14:textId="77777777" w:rsidR="006C353A" w:rsidRDefault="00D94022">
      <w:r>
        <w:rPr>
          <w:noProof/>
        </w:rPr>
        <w:lastRenderedPageBreak/>
        <w:drawing>
          <wp:inline distT="0" distB="0" distL="0" distR="0" wp14:anchorId="68E04284" wp14:editId="7E64ACDF">
            <wp:extent cx="5969000" cy="5969000"/>
            <wp:effectExtent l="0" t="0" r="0" b="0"/>
            <wp:docPr id="1" name="Picture" descr="Figure 1: Overall gender rating of a subset of books, the 20 with the highest feminine bias scores, the 20 with the highest masculine bias scores, and 20 from the neutral range. Bias scores are calculated from the mean gender ratings of words in each book (tokens). The dashed line indicates the overall mean across books, and color indicates the gender of the primary character. Ranges are bootstrapped 95% CIs."/>
            <wp:cNvGraphicFramePr/>
            <a:graphic xmlns:a="http://schemas.openxmlformats.org/drawingml/2006/main">
              <a:graphicData uri="http://schemas.openxmlformats.org/drawingml/2006/picture">
                <pic:pic xmlns:pic="http://schemas.openxmlformats.org/drawingml/2006/picture">
                  <pic:nvPicPr>
                    <pic:cNvPr id="0" name="Picture" descr="kidbookgender_psych_sci_files/figure-docx/bookforest-1.png"/>
                    <pic:cNvPicPr>
                      <a:picLocks noChangeAspect="1" noChangeArrowheads="1"/>
                    </pic:cNvPicPr>
                  </pic:nvPicPr>
                  <pic:blipFill>
                    <a:blip r:embed="rId13"/>
                    <a:stretch>
                      <a:fillRect/>
                    </a:stretch>
                  </pic:blipFill>
                  <pic:spPr bwMode="auto">
                    <a:xfrm>
                      <a:off x="0" y="0"/>
                      <a:ext cx="5969000" cy="5969000"/>
                    </a:xfrm>
                    <a:prstGeom prst="rect">
                      <a:avLst/>
                    </a:prstGeom>
                    <a:noFill/>
                    <a:ln w="9525">
                      <a:noFill/>
                      <a:headEnd/>
                      <a:tailEnd/>
                    </a:ln>
                  </pic:spPr>
                </pic:pic>
              </a:graphicData>
            </a:graphic>
          </wp:inline>
        </w:drawing>
      </w:r>
    </w:p>
    <w:p w14:paraId="07D8C940" w14:textId="4EAC75D1" w:rsidR="006C353A" w:rsidRDefault="00D94022">
      <w:pPr>
        <w:pStyle w:val="ImageCaption"/>
      </w:pPr>
      <w:r>
        <w:t xml:space="preserve">Figure 1: Overall gender rating of a subset of books, the 20 with the highest feminine bias scores, the 20 with the highest masculine bias scores, and 20 from the neutral range. Bias scores are calculated from the mean gender ratings of words in each book (tokens). The dashed line indicates the overall mean across books, and color indicates the gender of the primary character. </w:t>
      </w:r>
      <w:r w:rsidR="00381570">
        <w:t xml:space="preserve">Error bars </w:t>
      </w:r>
      <w:r>
        <w:t>are bootstrapped 95% CIs.</w:t>
      </w:r>
    </w:p>
    <w:p w14:paraId="22AD477C" w14:textId="77777777" w:rsidR="006C353A" w:rsidRDefault="00D94022">
      <w:commentRangeStart w:id="16"/>
      <w:commentRangeStart w:id="17"/>
      <w:r>
        <w:rPr>
          <w:noProof/>
        </w:rPr>
        <w:lastRenderedPageBreak/>
        <w:drawing>
          <wp:inline distT="0" distB="0" distL="0" distR="0" wp14:anchorId="7748EEEE" wp14:editId="44F27B4F">
            <wp:extent cx="6527800" cy="4775200"/>
            <wp:effectExtent l="0" t="0" r="0" b="0"/>
            <wp:docPr id="2" name="Picture" descr="Figure 2: (a) Mean content gender score for each book as a function of mean character gender score. Higher values indicate a greater propensity for female-biased words. Error bar shows the standard error of the linear model fit. (b) Distribution across books of content gender score as a function of primary character gender. Colored points show individuals books (one point excluded for visibility). Dashed line shows content gender score grand mean. Black points and ranges show mean and bootstrapped 95% percent confidence intervals for books of each primary character gender type."/>
            <wp:cNvGraphicFramePr/>
            <a:graphic xmlns:a="http://schemas.openxmlformats.org/drawingml/2006/main">
              <a:graphicData uri="http://schemas.openxmlformats.org/drawingml/2006/picture">
                <pic:pic xmlns:pic="http://schemas.openxmlformats.org/drawingml/2006/picture">
                  <pic:nvPicPr>
                    <pic:cNvPr id="0" name="Picture" descr="kidbookgender_psych_sci_files/figure-docx/characterplot-1.png"/>
                    <pic:cNvPicPr>
                      <a:picLocks noChangeAspect="1" noChangeArrowheads="1"/>
                    </pic:cNvPicPr>
                  </pic:nvPicPr>
                  <pic:blipFill>
                    <a:blip r:embed="rId14"/>
                    <a:stretch>
                      <a:fillRect/>
                    </a:stretch>
                  </pic:blipFill>
                  <pic:spPr bwMode="auto">
                    <a:xfrm>
                      <a:off x="0" y="0"/>
                      <a:ext cx="6533193" cy="4779145"/>
                    </a:xfrm>
                    <a:prstGeom prst="rect">
                      <a:avLst/>
                    </a:prstGeom>
                    <a:noFill/>
                    <a:ln w="9525">
                      <a:noFill/>
                      <a:headEnd/>
                      <a:tailEnd/>
                    </a:ln>
                  </pic:spPr>
                </pic:pic>
              </a:graphicData>
            </a:graphic>
          </wp:inline>
        </w:drawing>
      </w:r>
      <w:commentRangeEnd w:id="16"/>
      <w:r w:rsidR="00381570">
        <w:rPr>
          <w:rStyle w:val="CommentReference"/>
        </w:rPr>
        <w:commentReference w:id="16"/>
      </w:r>
      <w:commentRangeEnd w:id="17"/>
      <w:r w:rsidR="006C1AD9">
        <w:rPr>
          <w:rStyle w:val="CommentReference"/>
        </w:rPr>
        <w:commentReference w:id="17"/>
      </w:r>
    </w:p>
    <w:p w14:paraId="6C9C3277" w14:textId="2A016407" w:rsidR="006C353A" w:rsidRDefault="00D94022">
      <w:pPr>
        <w:pStyle w:val="ImageCaption"/>
      </w:pPr>
      <w:commentRangeStart w:id="18"/>
      <w:r>
        <w:t xml:space="preserve">Figure 2: (a) </w:t>
      </w:r>
      <w:commentRangeEnd w:id="18"/>
      <w:r w:rsidR="00381570">
        <w:rPr>
          <w:rStyle w:val="CommentReference"/>
          <w:rFonts w:asciiTheme="minorHAnsi" w:hAnsiTheme="minorHAnsi"/>
        </w:rPr>
        <w:commentReference w:id="18"/>
      </w:r>
      <w:commentRangeStart w:id="19"/>
      <w:commentRangeStart w:id="20"/>
      <w:r>
        <w:t xml:space="preserve">Mean content gender score for each book as a function of mean character gender score. Error bar shows the standard error of the linear model </w:t>
      </w:r>
      <w:commentRangeEnd w:id="19"/>
      <w:r w:rsidR="00381570">
        <w:rPr>
          <w:rStyle w:val="CommentReference"/>
          <w:rFonts w:asciiTheme="minorHAnsi" w:hAnsiTheme="minorHAnsi"/>
        </w:rPr>
        <w:commentReference w:id="19"/>
      </w:r>
      <w:commentRangeEnd w:id="20"/>
      <w:r w:rsidR="006C1AD9">
        <w:rPr>
          <w:rStyle w:val="CommentReference"/>
          <w:rFonts w:asciiTheme="minorHAnsi" w:hAnsiTheme="minorHAnsi"/>
        </w:rPr>
        <w:commentReference w:id="20"/>
      </w:r>
      <w:r>
        <w:t xml:space="preserve">fit. (b) Distribution across books of content gender score as a function of primary character gender. Colored points show individuals books (one point excluded for visibility). Dashed line shows content gender score grand mean. Black points and </w:t>
      </w:r>
      <w:r w:rsidR="00381570">
        <w:t xml:space="preserve">error bars </w:t>
      </w:r>
      <w:r>
        <w:t>show mean and bootstrapped 95% percent confidence intervals for books of each primary character gender type.</w:t>
      </w:r>
    </w:p>
    <w:p w14:paraId="6D5CA400" w14:textId="2F9F3282" w:rsidR="006C353A" w:rsidRDefault="00D94022" w:rsidP="00CB5494">
      <w:pPr>
        <w:pStyle w:val="BodyText"/>
      </w:pPr>
      <w:r>
        <w:t xml:space="preserve">Differences in overall gender bias may be due to the distribution of </w:t>
      </w:r>
      <w:r w:rsidR="00EF0A13">
        <w:t xml:space="preserve">gendered </w:t>
      </w:r>
      <w:r>
        <w:t>content but also to differences in the occurrence of intrinsically gendered words such as names (</w:t>
      </w:r>
      <w:r>
        <w:rPr>
          <w:i/>
        </w:rPr>
        <w:t>Jill</w:t>
      </w:r>
      <w:r>
        <w:t>), pronouns (</w:t>
      </w:r>
      <w:r>
        <w:rPr>
          <w:i/>
        </w:rPr>
        <w:t>her</w:t>
      </w:r>
      <w:r>
        <w:t xml:space="preserve">), and relational/generic gender terms (e.g., </w:t>
      </w:r>
      <w:r>
        <w:rPr>
          <w:i/>
        </w:rPr>
        <w:t>mom</w:t>
      </w:r>
      <w:r>
        <w:t xml:space="preserve">, </w:t>
      </w:r>
      <w:r>
        <w:rPr>
          <w:i/>
        </w:rPr>
        <w:t>lady</w:t>
      </w:r>
      <w:r>
        <w:t xml:space="preserve">). We therefore calculated </w:t>
      </w:r>
      <w:r>
        <w:lastRenderedPageBreak/>
        <w:t>two additional bias measures</w:t>
      </w:r>
      <w:r w:rsidR="00D91674">
        <w:t>:</w:t>
      </w:r>
      <w:r>
        <w:t xml:space="preserve"> one </w:t>
      </w:r>
      <w:r w:rsidR="00381570">
        <w:t xml:space="preserve">based on the gender </w:t>
      </w:r>
      <w:r w:rsidR="00D91674">
        <w:t xml:space="preserve">words referring to </w:t>
      </w:r>
      <w:r w:rsidR="00381570">
        <w:t>the book’s characters</w:t>
      </w:r>
      <w:r>
        <w:t xml:space="preserve"> (the character gender score) and the </w:t>
      </w:r>
      <w:r w:rsidR="00D91674">
        <w:t xml:space="preserve">remaining content words </w:t>
      </w:r>
      <w:r>
        <w:t>(content gender score). Character and content scores had a moderate positive correlation with each other (</w:t>
      </w:r>
      <w:r>
        <w:rPr>
          <w:i/>
        </w:rPr>
        <w:t>r</w:t>
      </w:r>
      <w:r>
        <w:t xml:space="preserve"> = 0.27 [0.13, 0.4], </w:t>
      </w:r>
      <w:r>
        <w:rPr>
          <w:i/>
        </w:rPr>
        <w:t>p</w:t>
      </w:r>
      <w:r>
        <w:t xml:space="preserve"> &lt; .001)</w:t>
      </w:r>
      <w:r w:rsidR="00F436F8">
        <w:t xml:space="preserve">: </w:t>
      </w:r>
      <w:r w:rsidR="00CB5494">
        <w:t>b</w:t>
      </w:r>
      <w:r>
        <w:t xml:space="preserve">ooks with more feminine-biased (less masculine-biased) content </w:t>
      </w:r>
      <w:r w:rsidR="00D91674">
        <w:t xml:space="preserve">tended </w:t>
      </w:r>
      <w:r>
        <w:t>to have more female names, pronouns</w:t>
      </w:r>
      <w:r w:rsidR="00CB5494">
        <w:t xml:space="preserve">, and kinship terms </w:t>
      </w:r>
      <w:r w:rsidRPr="00434707">
        <w:rPr>
          <w:highlight w:val="yellow"/>
        </w:rPr>
        <w:t>(</w:t>
      </w:r>
      <w:r w:rsidR="00CB5494">
        <w:rPr>
          <w:highlight w:val="yellow"/>
        </w:rPr>
        <w:t>Fig. 2</w:t>
      </w:r>
      <w:r w:rsidRPr="00434707">
        <w:rPr>
          <w:highlight w:val="yellow"/>
        </w:rPr>
        <w:t>a)</w:t>
      </w:r>
      <w:r>
        <w:t xml:space="preserve">. This finding suggests that </w:t>
      </w:r>
      <w:r w:rsidR="00F436F8">
        <w:t xml:space="preserve">the word </w:t>
      </w:r>
      <w:r>
        <w:t>gender biases reported by adults</w:t>
      </w:r>
      <w:r w:rsidR="00F436F8">
        <w:t>, could in principle, be learned from a word’s associations with gendered terms in the book text.</w:t>
      </w:r>
    </w:p>
    <w:p w14:paraId="160C90D5" w14:textId="529F7CA2" w:rsidR="006C353A" w:rsidRDefault="00D94022">
      <w:pPr>
        <w:pStyle w:val="BodyText"/>
      </w:pPr>
      <w:r>
        <w:t xml:space="preserve">Whereas the character gender score reflects the extent to which males and females are </w:t>
      </w:r>
      <w:r w:rsidR="00B84018">
        <w:t xml:space="preserve">directly </w:t>
      </w:r>
      <w:r>
        <w:t xml:space="preserve">mentioned in a book, the gender of the story protagonist may be particularly </w:t>
      </w:r>
      <w:r w:rsidR="00EF0A13">
        <w:t xml:space="preserve">salient </w:t>
      </w:r>
      <w:r>
        <w:t>for children. For each book, we manually coded the name of the primary protagonist character</w:t>
      </w:r>
      <w:r w:rsidR="00EF0A13">
        <w:t>(s)</w:t>
      </w:r>
      <w:r>
        <w:t xml:space="preserve"> and the</w:t>
      </w:r>
      <w:r w:rsidR="00EF0A13">
        <w:t>ir</w:t>
      </w:r>
      <w:r>
        <w:t xml:space="preserve"> gender </w:t>
      </w:r>
      <w:commentRangeStart w:id="21"/>
      <w:commentRangeStart w:id="22"/>
      <w:r>
        <w:t xml:space="preserve">as determined from </w:t>
      </w:r>
      <w:del w:id="23" w:author="molly lewis" w:date="2020-12-03T15:39:00Z">
        <w:r w:rsidDel="006C1AD9">
          <w:delText xml:space="preserve">the </w:delText>
        </w:r>
      </w:del>
      <w:r>
        <w:t xml:space="preserve">text (i.e., </w:t>
      </w:r>
      <w:del w:id="24" w:author="molly lewis" w:date="2020-12-03T15:40:00Z">
        <w:r w:rsidDel="006C1AD9">
          <w:delText>not based on the illustrations</w:delText>
        </w:r>
      </w:del>
      <w:ins w:id="25" w:author="molly lewis" w:date="2020-12-03T15:40:00Z">
        <w:r w:rsidR="006C1AD9">
          <w:t>pronouns</w:t>
        </w:r>
      </w:ins>
      <w:r>
        <w:t xml:space="preserve">). </w:t>
      </w:r>
      <w:commentRangeEnd w:id="21"/>
      <w:r w:rsidR="00EF0A13">
        <w:rPr>
          <w:rStyle w:val="CommentReference"/>
          <w:rFonts w:asciiTheme="minorHAnsi" w:hAnsiTheme="minorHAnsi"/>
        </w:rPr>
        <w:commentReference w:id="21"/>
      </w:r>
      <w:commentRangeEnd w:id="22"/>
      <w:r w:rsidR="006C1AD9">
        <w:rPr>
          <w:rStyle w:val="CommentReference"/>
          <w:rFonts w:asciiTheme="minorHAnsi" w:hAnsiTheme="minorHAnsi"/>
        </w:rPr>
        <w:commentReference w:id="22"/>
      </w:r>
      <w:ins w:id="26" w:author="molly lewis" w:date="2020-12-03T15:39:00Z">
        <w:r w:rsidR="006C1AD9">
          <w:t xml:space="preserve">Text was </w:t>
        </w:r>
      </w:ins>
      <w:ins w:id="27" w:author="molly lewis" w:date="2020-12-03T15:40:00Z">
        <w:r w:rsidR="006C1AD9">
          <w:t>used to determine character gender</w:t>
        </w:r>
      </w:ins>
      <w:ins w:id="28" w:author="molly lewis" w:date="2020-12-03T15:41:00Z">
        <w:r w:rsidR="006C1AD9">
          <w:t xml:space="preserve"> </w:t>
        </w:r>
      </w:ins>
      <w:ins w:id="29" w:author="molly lewis" w:date="2020-12-03T15:40:00Z">
        <w:r w:rsidR="006C1AD9">
          <w:t xml:space="preserve">since it was </w:t>
        </w:r>
      </w:ins>
      <w:ins w:id="30" w:author="molly lewis" w:date="2020-12-03T15:41:00Z">
        <w:r w:rsidR="006C1AD9">
          <w:t>less ambiguous than illustrations.</w:t>
        </w:r>
      </w:ins>
      <w:ins w:id="31" w:author="molly lewis" w:date="2020-12-03T15:40:00Z">
        <w:r w:rsidR="006C1AD9">
          <w:t xml:space="preserve"> </w:t>
        </w:r>
      </w:ins>
      <w:r>
        <w:t xml:space="preserve">A character was considered a protagonist if </w:t>
      </w:r>
      <w:r w:rsidR="00EF0A13">
        <w:t>they were</w:t>
      </w:r>
      <w:r>
        <w:t xml:space="preserve"> the primary agent of the story, in </w:t>
      </w:r>
      <w:r w:rsidR="001E2EE4">
        <w:t xml:space="preserve">some cases in </w:t>
      </w:r>
      <w:r>
        <w:t xml:space="preserve">a collaborative fashion with another protagonist. The main character(s) were classified as either female, male, mixed, or indeterminate (Wagner, 2017). A book was coded as “mixed” if there was more than one primary character, and </w:t>
      </w:r>
      <w:r w:rsidR="00F436F8">
        <w:t>they were of more than one gender,</w:t>
      </w:r>
      <w:r>
        <w:t xml:space="preserve"> and as “indeterminate” if a given primary character had a gender that could not be determined from the text. Two research assistants and the second author coded character gender. Coders agreed on </w:t>
      </w:r>
      <w:r w:rsidR="00F436F8">
        <w:t xml:space="preserve">how to classify the </w:t>
      </w:r>
      <w:r>
        <w:t>protagonist for 97% of books. Discrepancies were resolved through discussion.</w:t>
      </w:r>
    </w:p>
    <w:p w14:paraId="7B1D0687" w14:textId="455F6E53" w:rsidR="006C353A" w:rsidRDefault="00D94022">
      <w:pPr>
        <w:pStyle w:val="BodyText"/>
      </w:pPr>
      <w:r>
        <w:t>About half of the books (142/248; 57%) had primary characters that were exclusively male or exclusively female. Two-thirds of these books had male primary characters (</w:t>
      </w:r>
      <w:r>
        <w:rPr>
          <w:i/>
        </w:rPr>
        <w:t>N</w:t>
      </w:r>
      <w:r>
        <w:t xml:space="preserve"> = 94;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t>
      </w:r>
      <w:r>
        <w:rPr>
          <w:i/>
        </w:rPr>
        <w:t>d</w:t>
      </w:r>
      <w:r>
        <w:t xml:space="preserve"> = 0.68 [0.34, 1.03]). Of the remaining books, 69 (28%) had main characters(s) of indeterminate gender, 17 (7%) had main characters of mixed genders, and 20 (8%) had no main character(s). </w:t>
      </w:r>
      <w:r w:rsidR="00D166AE">
        <w:lastRenderedPageBreak/>
        <w:t xml:space="preserve">These results are broadly consistent with those previously in a smaller sample of books (Wagner, 2017). </w:t>
      </w:r>
      <w:r>
        <w:t xml:space="preserve">We then examined </w:t>
      </w:r>
      <w:r w:rsidR="009A4339">
        <w:t xml:space="preserve">the relationship between the </w:t>
      </w:r>
      <w:r>
        <w:t>gender of the primary character</w:t>
      </w:r>
      <w:r w:rsidR="001E2EE4">
        <w:t>(s</w:t>
      </w:r>
      <w:r w:rsidR="009A4339">
        <w:t>) and content gender scores</w:t>
      </w:r>
      <w:r>
        <w:t>. Books with female primary characters tended to have higher female content scores (</w:t>
      </w:r>
      <w:r>
        <w:rPr>
          <w:i/>
        </w:rPr>
        <w:t>M</w:t>
      </w:r>
      <w:r>
        <w:t xml:space="preserve"> = 3.07 [3.04, 3.1]; </w:t>
      </w:r>
      <w:proofErr w:type="gramStart"/>
      <w:r>
        <w:rPr>
          <w:i/>
        </w:rPr>
        <w:t>t</w:t>
      </w:r>
      <w:r>
        <w:t>(</w:t>
      </w:r>
      <w:proofErr w:type="gramEnd"/>
      <w:r>
        <w:t xml:space="preserve">47) = 2.96, </w:t>
      </w:r>
      <w:r>
        <w:rPr>
          <w:i/>
        </w:rPr>
        <w:t>p</w:t>
      </w:r>
      <w:r>
        <w:t xml:space="preserve"> = 0.005; </w:t>
      </w:r>
      <w:r>
        <w:rPr>
          <w:i/>
        </w:rPr>
        <w:t>d</w:t>
      </w:r>
      <w:r>
        <w:t xml:space="preserve"> = 0.43 [0.16, 0.71]), compared to the overall averages, whereas books with male primary characters tended to have relatively higher male content scores (</w:t>
      </w:r>
      <w:r>
        <w:rPr>
          <w:i/>
        </w:rPr>
        <w:t>M</w:t>
      </w:r>
      <w:r>
        <w:t xml:space="preserve"> = 3 [2.98, 3.02]; </w:t>
      </w:r>
      <w:r>
        <w:rPr>
          <w:i/>
        </w:rPr>
        <w:t>t</w:t>
      </w:r>
      <w:r>
        <w:t xml:space="preserve">(93) = -2.52, </w:t>
      </w:r>
      <w:r>
        <w:rPr>
          <w:i/>
        </w:rPr>
        <w:t>p</w:t>
      </w:r>
      <w:r>
        <w:t xml:space="preserve"> = 0.01; </w:t>
      </w:r>
      <w:r>
        <w:rPr>
          <w:i/>
        </w:rPr>
        <w:t>d</w:t>
      </w:r>
      <w:r>
        <w:t xml:space="preserve"> = -0.26 [-0.47, -0.06]; </w:t>
      </w:r>
      <w:ins w:id="32" w:author="molly lewis" w:date="2020-11-30T13:17:00Z">
        <w:r w:rsidR="000B33BD">
          <w:t>Fig. 2</w:t>
        </w:r>
      </w:ins>
      <w:r>
        <w:t>b). Notably, however, there was a</w:t>
      </w:r>
      <w:r w:rsidR="009A4339">
        <w:t>lso a</w:t>
      </w:r>
      <w:r>
        <w:t xml:space="preserve"> large degree of variability in content scores across books of a given gender (female: </w:t>
      </w:r>
      <m:oMath>
        <m:r>
          <w:rPr>
            <w:rFonts w:ascii="Cambria Math" w:hAnsi="Cambria Math"/>
          </w:rPr>
          <m:t>SD</m:t>
        </m:r>
      </m:oMath>
      <w:r>
        <w:t xml:space="preserve"> = 0.72; male: </w:t>
      </w:r>
      <m:oMath>
        <m:r>
          <w:rPr>
            <w:rFonts w:ascii="Cambria Math" w:hAnsi="Cambria Math"/>
          </w:rPr>
          <m:t>SD</m:t>
        </m:r>
      </m:oMath>
      <w:r>
        <w:t xml:space="preserve"> = 0.69)</w:t>
      </w:r>
      <w:r w:rsidR="009A4339">
        <w:t>.</w:t>
      </w:r>
      <w:r w:rsidR="00196F7F">
        <w:t xml:space="preserve"> </w:t>
      </w:r>
    </w:p>
    <w:p w14:paraId="2390705E" w14:textId="6DA2BDDA" w:rsidR="006C353A" w:rsidRDefault="00D94022">
      <w:pPr>
        <w:pStyle w:val="BodyText"/>
      </w:pPr>
      <w:r>
        <w:t xml:space="preserve">Our findings suggest that books vary appreciably along the dimension of gender in terms of both their content and characters. Together, the gender character and </w:t>
      </w:r>
      <w:r w:rsidR="002D167E">
        <w:t xml:space="preserve">content </w:t>
      </w:r>
      <w:r>
        <w:t xml:space="preserve">gender data provide converging evidence that </w:t>
      </w:r>
      <w:r w:rsidR="002D167E">
        <w:t>text of children’s books are significantly gendered:</w:t>
      </w:r>
      <w:r>
        <w:t xml:space="preserve"> </w:t>
      </w:r>
      <w:commentRangeStart w:id="33"/>
      <w:r>
        <w:t>Books with female characters tend to have content stereotypically associated with females, whereas books with male characters tend to have content stereotypically associated with males.</w:t>
      </w:r>
      <w:commentRangeEnd w:id="33"/>
      <w:r w:rsidR="002D167E">
        <w:rPr>
          <w:rStyle w:val="CommentReference"/>
          <w:rFonts w:asciiTheme="minorHAnsi" w:hAnsiTheme="minorHAnsi"/>
        </w:rPr>
        <w:commentReference w:id="33"/>
      </w:r>
    </w:p>
    <w:p w14:paraId="77337B6B" w14:textId="77777777" w:rsidR="006C353A" w:rsidRDefault="00D94022">
      <w:pPr>
        <w:pStyle w:val="Heading2"/>
      </w:pPr>
      <w:bookmarkStart w:id="34" w:name="Xfc3bf76652f31452905641f56b74f4f1c160be9"/>
      <w:r>
        <w:t>Study 1c: Validation of book gender bias measure</w:t>
      </w:r>
      <w:bookmarkEnd w:id="34"/>
    </w:p>
    <w:p w14:paraId="677C5524" w14:textId="4511AC94" w:rsidR="009A4339" w:rsidRDefault="00D94022" w:rsidP="009A4339">
      <w:pPr>
        <w:spacing w:line="480" w:lineRule="auto"/>
      </w:pPr>
      <w:r>
        <w:t>One potential limitation of our method for estimating book bias is that the text is treated as a</w:t>
      </w:r>
      <w:r w:rsidR="007524BE">
        <w:t xml:space="preserve"> context-free</w:t>
      </w:r>
      <w:r>
        <w:t xml:space="preserve"> “bag of words</w:t>
      </w:r>
      <w:r w:rsidR="00D166AE">
        <w:t xml:space="preserve">,” yielding </w:t>
      </w:r>
      <w:r>
        <w:t xml:space="preserve">a simple average of the gender bias of </w:t>
      </w:r>
      <w:r w:rsidR="007524BE">
        <w:t>words</w:t>
      </w:r>
      <w:r>
        <w:t xml:space="preserve">. </w:t>
      </w:r>
      <w:r w:rsidR="00D166AE">
        <w:t xml:space="preserve">It is possible that such words could occur in contexts that modulate their bias. </w:t>
      </w:r>
      <w:r>
        <w:t xml:space="preserve">For example, </w:t>
      </w:r>
      <w:r w:rsidR="007524BE">
        <w:t xml:space="preserve">the gender bias of the word “brave” would be the same whether it occurred in </w:t>
      </w:r>
      <w:r>
        <w:t xml:space="preserve">the sentence “Sally is brave” </w:t>
      </w:r>
      <w:r w:rsidR="007524BE">
        <w:t xml:space="preserve">or </w:t>
      </w:r>
      <w:r>
        <w:t xml:space="preserve">“Sally is not brave”. </w:t>
      </w:r>
      <w:r w:rsidR="009A4339">
        <w:t xml:space="preserve">To address this </w:t>
      </w:r>
      <w:proofErr w:type="gramStart"/>
      <w:r w:rsidR="009A4339">
        <w:t>concern</w:t>
      </w:r>
      <w:proofErr w:type="gramEnd"/>
      <w:r w:rsidR="009A4339">
        <w:t xml:space="preserve"> we asked a new group of adult participants to provide information about main characters after reading the complete text of a book.  We could then determine whether these participant-generated descriptions exhibited the gender biases identified using the simpler word-based measure. The two should diverge if the biases of individual words are m</w:t>
      </w:r>
      <w:r w:rsidR="009A4339">
        <w:rPr>
          <w:noProof/>
        </w:rPr>
        <w:t>odulated</w:t>
      </w:r>
      <w:r w:rsidR="009A4339">
        <w:t xml:space="preserve"> in the story context. </w:t>
      </w:r>
    </w:p>
    <w:p w14:paraId="23041907" w14:textId="77777777" w:rsidR="006C353A" w:rsidRDefault="00D94022">
      <w:pPr>
        <w:pStyle w:val="Heading3"/>
        <w:framePr w:wrap="around"/>
      </w:pPr>
      <w:bookmarkStart w:id="35" w:name="method-2"/>
      <w:r>
        <w:lastRenderedPageBreak/>
        <w:t>Method</w:t>
      </w:r>
      <w:bookmarkEnd w:id="35"/>
    </w:p>
    <w:p w14:paraId="6F40E055" w14:textId="3AA38877" w:rsidR="006C353A" w:rsidRDefault="005B004B">
      <w:pPr>
        <w:pStyle w:val="FirstParagraph"/>
      </w:pPr>
      <w:r>
        <w:t xml:space="preserve">We recruited </w:t>
      </w:r>
      <w:r w:rsidR="00D94022">
        <w:t>152</w:t>
      </w:r>
      <w:r>
        <w:t xml:space="preserve"> participants from Amazon Mechanical Turk.</w:t>
      </w:r>
      <w:r w:rsidR="00D94022">
        <w:t xml:space="preserve"> </w:t>
      </w:r>
      <w:r>
        <w:t xml:space="preserve">Eighty-one </w:t>
      </w:r>
      <w:r w:rsidR="00D94022">
        <w:t>identified as female, 65 identified as male, 6 did not provide a response.</w:t>
      </w:r>
    </w:p>
    <w:p w14:paraId="26EAFEF6" w14:textId="3B7E2C1B" w:rsidR="006C353A" w:rsidRDefault="00D94022">
      <w:pPr>
        <w:pStyle w:val="BodyText"/>
      </w:pPr>
      <w:r>
        <w:t xml:space="preserve">We divided the books in our corpus into quintiles based on the gender score described in Study </w:t>
      </w:r>
      <w:proofErr w:type="gramStart"/>
      <w:r>
        <w:t>1b, and</w:t>
      </w:r>
      <w:proofErr w:type="gramEnd"/>
      <w:r>
        <w:t xml:space="preserve"> selected 15 books each from the first (female-biased: </w:t>
      </w:r>
      <w:r>
        <w:rPr>
          <w:i/>
        </w:rPr>
        <w:t>M</w:t>
      </w:r>
      <w:r>
        <w:t xml:space="preserve"> = 3.23; </w:t>
      </w:r>
      <w:r>
        <w:rPr>
          <w:i/>
        </w:rPr>
        <w:t>SD</w:t>
      </w:r>
      <w:r>
        <w:t xml:space="preserve"> = 0.06), third (neutral: </w:t>
      </w:r>
      <w:r>
        <w:rPr>
          <w:i/>
        </w:rPr>
        <w:t>M</w:t>
      </w:r>
      <w:r>
        <w:t xml:space="preserve"> = 2.96; </w:t>
      </w:r>
      <w:r>
        <w:rPr>
          <w:i/>
        </w:rPr>
        <w:t>SD</w:t>
      </w:r>
      <w:r>
        <w:t xml:space="preserve"> = 0.03), and fifth quintiles (</w:t>
      </w:r>
      <w:r>
        <w:rPr>
          <w:i/>
        </w:rPr>
        <w:t>M</w:t>
      </w:r>
      <w:r>
        <w:t xml:space="preserve"> = 2.64; </w:t>
      </w:r>
      <w:r>
        <w:rPr>
          <w:i/>
        </w:rPr>
        <w:t>SD</w:t>
      </w:r>
      <w:r>
        <w:t xml:space="preserve"> = 0.03) to norm further. We excluded books that were either very short or very long (</w:t>
      </w:r>
      <w:r w:rsidR="005B004B">
        <w:t xml:space="preserve">fewer </w:t>
      </w:r>
      <w:r>
        <w:t xml:space="preserve">than 100 words, or more than 900 words), or did not have a </w:t>
      </w:r>
      <w:ins w:id="36" w:author="molly lewis" w:date="2020-11-30T13:10:00Z">
        <w:r w:rsidR="008E6ECD">
          <w:t xml:space="preserve">one or more </w:t>
        </w:r>
      </w:ins>
      <w:r>
        <w:t>named, gendered main character.</w:t>
      </w:r>
      <w:ins w:id="37" w:author="molly lewis" w:date="2020-11-30T13:07:00Z">
        <w:r w:rsidR="008E6ECD">
          <w:t xml:space="preserve"> </w:t>
        </w:r>
      </w:ins>
    </w:p>
    <w:p w14:paraId="2043F45E" w14:textId="5C3A6226" w:rsidR="006C353A" w:rsidRDefault="00D94022">
      <w:pPr>
        <w:pStyle w:val="BodyText"/>
      </w:pPr>
      <w:r>
        <w:t xml:space="preserve">Participants were </w:t>
      </w:r>
      <w:r w:rsidR="005B004B">
        <w:t xml:space="preserve">shown </w:t>
      </w:r>
      <w:r>
        <w:t xml:space="preserve">the complete text of an individual </w:t>
      </w:r>
      <w:proofErr w:type="gramStart"/>
      <w:r>
        <w:t>book, and</w:t>
      </w:r>
      <w:proofErr w:type="gramEnd"/>
      <w:r>
        <w:t xml:space="preserve"> told that they would be asked questions about </w:t>
      </w:r>
      <w:r w:rsidRPr="008C0935">
        <w:t>characters in the story.</w:t>
      </w:r>
      <w:r>
        <w:t xml:space="preserve"> After reading the text, participants were asked to list 2-5 main activities of particular character in the story in a free response form (e.g., “List 2-5 main activities </w:t>
      </w:r>
      <w:del w:id="38" w:author="molly lewis" w:date="2020-12-03T16:44:00Z">
        <w:r w:rsidDel="006314F9">
          <w:delText xml:space="preserve">THOMAS </w:delText>
        </w:r>
      </w:del>
      <w:ins w:id="39" w:author="molly lewis" w:date="2020-12-03T16:44:00Z">
        <w:r w:rsidR="006314F9">
          <w:t>Thomas</w:t>
        </w:r>
        <w:r w:rsidR="006314F9">
          <w:t xml:space="preserve"> </w:t>
        </w:r>
      </w:ins>
      <w:r>
        <w:t xml:space="preserve">does in the story.”). The book text was displayed </w:t>
      </w:r>
      <w:r w:rsidR="00F720FB">
        <w:t>so</w:t>
      </w:r>
      <w:r>
        <w:t xml:space="preserve"> that participants did not have to rely </w:t>
      </w:r>
      <w:r w:rsidR="00F720FB">
        <w:t>entirely on memory for the text</w:t>
      </w:r>
      <w:r>
        <w:t xml:space="preserve">. Next, participants were asked to complete a similar procedure but instead provide descriptions of a character, rather than associated activities (e.g., “List 2-5 words to describe </w:t>
      </w:r>
      <w:r w:rsidR="005B004B">
        <w:t xml:space="preserve">what </w:t>
      </w:r>
      <w:ins w:id="40" w:author="molly lewis" w:date="2020-11-30T13:05:00Z">
        <w:r w:rsidR="009A4339">
          <w:t xml:space="preserve">Thomas </w:t>
        </w:r>
      </w:ins>
      <w:r>
        <w:t>does in the story.”). This procedure was repeated for all main and secondary characters in a book. Each participant provided responses for both character activities and character descriptions for three books.</w:t>
      </w:r>
    </w:p>
    <w:p w14:paraId="6A027B2F" w14:textId="1221B2CF" w:rsidR="006C353A" w:rsidRDefault="00D94022">
      <w:pPr>
        <w:pStyle w:val="BodyText"/>
      </w:pPr>
      <w:r>
        <w:t>On average, participants generated 3.83 responses per question (</w:t>
      </w:r>
      <w:r>
        <w:rPr>
          <w:i/>
        </w:rPr>
        <w:t>SD</w:t>
      </w:r>
      <w:r>
        <w:t xml:space="preserve"> = 1.24). Participants’ responses were lemmatized, corrected for spelling, and, in cases where a multi-word phrase (e.g., “builds a castle”) was listed, the first word was selected for analysis. We identified the part of speech for the target word and excluded responses of the wrong class, analyzing only verb</w:t>
      </w:r>
      <w:r w:rsidR="005B004B">
        <w:t>s</w:t>
      </w:r>
      <w:r>
        <w:t xml:space="preserve"> for the activity question and adjective</w:t>
      </w:r>
      <w:r w:rsidR="005B004B">
        <w:t>s</w:t>
      </w:r>
      <w:r>
        <w:t>, adverb</w:t>
      </w:r>
      <w:r w:rsidR="005B004B">
        <w:t>s</w:t>
      </w:r>
      <w:r>
        <w:t xml:space="preserve">, </w:t>
      </w:r>
      <w:r w:rsidR="005B004B">
        <w:t xml:space="preserve">and </w:t>
      </w:r>
      <w:r>
        <w:t>noun</w:t>
      </w:r>
      <w:r w:rsidR="005B004B">
        <w:t>s</w:t>
      </w:r>
      <w:r>
        <w:t xml:space="preserve"> for the description question. We excluded responses that were very long (more than 35 characters), as these were likely to be full </w:t>
      </w:r>
      <w:r>
        <w:lastRenderedPageBreak/>
        <w:t xml:space="preserve">sentences rather than activity or description words. In total, 4% of responses were excluded, leading to a final sample of 4,889 responses and 947 unique lemmas. We then analyzed the gender bias of the activity and description words using </w:t>
      </w:r>
      <w:proofErr w:type="gramStart"/>
      <w:r>
        <w:t>previously-collected</w:t>
      </w:r>
      <w:proofErr w:type="gramEnd"/>
      <w:r>
        <w:t xml:space="preserve"> human judgments of word gender bias</w:t>
      </w:r>
      <w:r w:rsidR="005B004B">
        <w:t xml:space="preserve"> which covered </w:t>
      </w:r>
      <w:ins w:id="41" w:author="molly lewis" w:date="2020-11-30T15:37:00Z">
        <w:r w:rsidR="00A175F2">
          <w:rPr>
            <w:highlight w:val="yellow"/>
          </w:rPr>
          <w:t>67</w:t>
        </w:r>
      </w:ins>
      <w:r w:rsidR="005B004B" w:rsidRPr="009A4339">
        <w:rPr>
          <w:highlight w:val="yellow"/>
        </w:rPr>
        <w:t>%</w:t>
      </w:r>
      <w:r w:rsidR="005B004B">
        <w:t xml:space="preserve"> of the word</w:t>
      </w:r>
      <w:r w:rsidR="00A175F2">
        <w:t xml:space="preserve"> tokens</w:t>
      </w:r>
      <w:r w:rsidR="005B004B">
        <w:t xml:space="preserve"> used to describe characters and their activities in this study. We collected </w:t>
      </w:r>
      <w:r w:rsidR="00A175F2">
        <w:t>an additional set of human judgments (</w:t>
      </w:r>
      <w:r w:rsidR="00A175F2" w:rsidRPr="007A206E">
        <w:rPr>
          <w:i/>
          <w:iCs/>
        </w:rPr>
        <w:t xml:space="preserve">N </w:t>
      </w:r>
      <w:r w:rsidR="00A175F2">
        <w:t xml:space="preserve">= </w:t>
      </w:r>
      <w:r w:rsidR="00140753">
        <w:t>251</w:t>
      </w:r>
      <w:r w:rsidR="00A175F2">
        <w:t xml:space="preserve">; </w:t>
      </w:r>
      <w:r w:rsidR="00A175F2" w:rsidRPr="007A206E">
        <w:rPr>
          <w:i/>
          <w:iCs/>
          <w:highlight w:val="yellow"/>
        </w:rPr>
        <w:t>M</w:t>
      </w:r>
      <w:r w:rsidR="00453066">
        <w:rPr>
          <w:i/>
          <w:iCs/>
          <w:highlight w:val="yellow"/>
        </w:rPr>
        <w:t xml:space="preserve"> </w:t>
      </w:r>
      <w:r w:rsidR="00A175F2" w:rsidRPr="009A4339">
        <w:rPr>
          <w:highlight w:val="yellow"/>
        </w:rPr>
        <w:t>=</w:t>
      </w:r>
      <w:r w:rsidR="00453066">
        <w:rPr>
          <w:highlight w:val="yellow"/>
        </w:rPr>
        <w:t xml:space="preserve"> </w:t>
      </w:r>
      <w:r w:rsidR="007A206E">
        <w:rPr>
          <w:highlight w:val="yellow"/>
        </w:rPr>
        <w:t>11.33</w:t>
      </w:r>
      <w:r w:rsidR="00A175F2" w:rsidRPr="009A4339">
        <w:rPr>
          <w:highlight w:val="yellow"/>
        </w:rPr>
        <w:t xml:space="preserve"> ratings/word</w:t>
      </w:r>
      <w:r w:rsidR="00A175F2">
        <w:t xml:space="preserve">; </w:t>
      </w:r>
      <w:r w:rsidR="007A206E" w:rsidRPr="007A206E">
        <w:rPr>
          <w:i/>
          <w:iCs/>
        </w:rPr>
        <w:t>SD</w:t>
      </w:r>
      <w:r w:rsidR="007A206E">
        <w:t xml:space="preserve"> = .95</w:t>
      </w:r>
      <w:r w:rsidR="00A175F2">
        <w:t>) such that gender bias estimates were available for all words produced more than once in Study 1c (9</w:t>
      </w:r>
      <w:r w:rsidR="00140753">
        <w:t>3</w:t>
      </w:r>
      <w:r w:rsidR="00A175F2">
        <w:t>% of tokens</w:t>
      </w:r>
      <w:ins w:id="42" w:author="molly lewis" w:date="2020-11-30T16:44:00Z">
        <w:r w:rsidR="00A3160E">
          <w:t>; see SI</w:t>
        </w:r>
      </w:ins>
      <w:r w:rsidR="00A175F2">
        <w:t xml:space="preserve">). </w:t>
      </w:r>
      <w:commentRangeStart w:id="43"/>
      <w:del w:id="44" w:author="molly lewis" w:date="2020-11-30T15:40:00Z">
        <w:r w:rsidDel="00A175F2">
          <w:delText xml:space="preserve">gender </w:delText>
        </w:r>
        <w:r w:rsidR="00F720FB" w:rsidDel="00A175F2">
          <w:delText xml:space="preserve">ratings </w:delText>
        </w:r>
        <w:r w:rsidR="005B004B" w:rsidDel="00A175F2">
          <w:delText xml:space="preserve">using the procedure described in Study </w:delText>
        </w:r>
      </w:del>
      <w:del w:id="45" w:author="molly lewis" w:date="2020-11-30T15:37:00Z">
        <w:r w:rsidR="005B004B" w:rsidDel="00A175F2">
          <w:delText>X</w:delText>
        </w:r>
      </w:del>
      <w:del w:id="46" w:author="molly lewis" w:date="2020-11-30T15:40:00Z">
        <w:r w:rsidR="005B004B" w:rsidDel="00A175F2">
          <w:delText xml:space="preserve"> to collect ratings</w:delText>
        </w:r>
      </w:del>
      <w:del w:id="47" w:author="molly lewis" w:date="2020-11-30T15:39:00Z">
        <w:r w:rsidR="005B004B" w:rsidDel="00A175F2">
          <w:delText xml:space="preserve"> for the remaining </w:delText>
        </w:r>
        <w:r w:rsidR="005B004B" w:rsidRPr="009A4339" w:rsidDel="00A175F2">
          <w:rPr>
            <w:highlight w:val="yellow"/>
          </w:rPr>
          <w:delText>XX% of the</w:delText>
        </w:r>
        <w:r w:rsidR="005B004B" w:rsidDel="00A175F2">
          <w:delText xml:space="preserve"> words </w:delText>
        </w:r>
        <w:r w:rsidR="005B004B" w:rsidRPr="009A4339" w:rsidDel="00A175F2">
          <w:rPr>
            <w:highlight w:val="yellow"/>
          </w:rPr>
          <w:delText>(M=Y ratings/word)</w:delText>
        </w:r>
        <w:r w:rsidR="005B004B" w:rsidDel="00A175F2">
          <w:delText xml:space="preserve"> </w:delText>
        </w:r>
        <w:r w:rsidR="00F720FB" w:rsidDel="00A175F2">
          <w:delText xml:space="preserve">(see SI). </w:delText>
        </w:r>
        <w:commentRangeEnd w:id="43"/>
        <w:r w:rsidR="00F720FB" w:rsidDel="00A175F2">
          <w:rPr>
            <w:rStyle w:val="CommentReference"/>
            <w:rFonts w:asciiTheme="minorHAnsi" w:hAnsiTheme="minorHAnsi"/>
          </w:rPr>
          <w:commentReference w:id="43"/>
        </w:r>
      </w:del>
    </w:p>
    <w:p w14:paraId="7C3CAD63" w14:textId="77777777" w:rsidR="006C353A" w:rsidRDefault="00D94022">
      <w:pPr>
        <w:pStyle w:val="Heading3"/>
        <w:framePr w:wrap="around"/>
      </w:pPr>
      <w:bookmarkStart w:id="48" w:name="results-1"/>
      <w:r>
        <w:t>Results</w:t>
      </w:r>
      <w:bookmarkEnd w:id="48"/>
    </w:p>
    <w:p w14:paraId="3ED49DB6" w14:textId="30898C28" w:rsidR="006C353A" w:rsidRDefault="00FE795C">
      <w:pPr>
        <w:pStyle w:val="FirstParagraph"/>
      </w:pPr>
      <w:r>
        <w:t xml:space="preserve">Do the descriptions and actions of the book’s characters produced by participants who read the books match the gender biases computed from the averaged word gender (the method used in Study </w:t>
      </w:r>
      <w:r w:rsidR="007A206E">
        <w:rPr>
          <w:highlight w:val="yellow"/>
        </w:rPr>
        <w:t>1b</w:t>
      </w:r>
      <w:r w:rsidRPr="009A4339">
        <w:rPr>
          <w:highlight w:val="yellow"/>
        </w:rPr>
        <w:t>)</w:t>
      </w:r>
      <w:r>
        <w:t xml:space="preserve">? </w:t>
      </w:r>
      <w:commentRangeStart w:id="49"/>
      <w:commentRangeStart w:id="50"/>
      <w:r>
        <w:t>To find out, w</w:t>
      </w:r>
      <w:r w:rsidR="00D94022">
        <w:t xml:space="preserve">e fit a mixed-effect linear regression predicting </w:t>
      </w:r>
      <w:r>
        <w:t>the gender biases of character</w:t>
      </w:r>
      <w:r w:rsidR="00C97E36">
        <w:t>s</w:t>
      </w:r>
      <w:r>
        <w:t xml:space="preserve">’ descriptions and actions from </w:t>
      </w:r>
      <w:r w:rsidR="00C97E36">
        <w:t>the averaged word gender of a book.</w:t>
      </w:r>
      <w:del w:id="51" w:author="molly lewis" w:date="2020-11-30T16:35:00Z">
        <w:r w:rsidDel="00C97E36">
          <w:delText>the gender bias estimates based on the book’s text</w:delText>
        </w:r>
        <w:commentRangeEnd w:id="49"/>
        <w:r w:rsidDel="00C97E36">
          <w:rPr>
            <w:rStyle w:val="CommentReference"/>
            <w:rFonts w:asciiTheme="minorHAnsi" w:hAnsiTheme="minorHAnsi"/>
          </w:rPr>
          <w:commentReference w:id="49"/>
        </w:r>
        <w:commentRangeEnd w:id="50"/>
        <w:r w:rsidR="00C97E36" w:rsidDel="00C97E36">
          <w:rPr>
            <w:rStyle w:val="CommentReference"/>
            <w:rFonts w:asciiTheme="minorHAnsi" w:hAnsiTheme="minorHAnsi"/>
          </w:rPr>
          <w:commentReference w:id="50"/>
        </w:r>
      </w:del>
      <w:ins w:id="52" w:author="molly lewis" w:date="2020-11-30T16:34:00Z">
        <w:r w:rsidR="00C97E36">
          <w:t xml:space="preserve"> </w:t>
        </w:r>
      </w:ins>
      <w:ins w:id="53" w:author="molly lewis" w:date="2020-11-30T16:36:00Z">
        <w:r w:rsidR="00C97E36">
          <w:t xml:space="preserve">The averaged word gender of a book was treated as a continuous </w:t>
        </w:r>
      </w:ins>
      <w:r w:rsidR="00D94022">
        <w:t xml:space="preserve">fixed effect, and book and participant </w:t>
      </w:r>
      <w:ins w:id="54" w:author="molly lewis" w:date="2020-11-30T16:36:00Z">
        <w:r w:rsidR="00C97E36">
          <w:t xml:space="preserve">were included </w:t>
        </w:r>
      </w:ins>
      <w:r w:rsidR="00D94022">
        <w:t xml:space="preserve">as random intercepts. </w:t>
      </w:r>
      <w:ins w:id="55" w:author="molly lewis" w:date="2020-11-30T16:56:00Z">
        <w:r w:rsidR="00327F48" w:rsidRPr="00327F48">
          <w:t>The averaged word gender of a book predicted the gender bias of both activity (</w:t>
        </w:r>
      </w:ins>
      <m:oMath>
        <m:r>
          <w:ins w:id="56" w:author="molly lewis" w:date="2020-11-30T16:56:00Z">
            <w:rPr>
              <w:rFonts w:ascii="Cambria Math" w:hAnsi="Cambria Math"/>
            </w:rPr>
            <m:t>β</m:t>
          </w:ins>
        </m:r>
      </m:oMath>
      <w:ins w:id="57" w:author="molly lewis" w:date="2020-11-30T16:56:00Z">
        <w:r w:rsidR="00327F48">
          <w:t xml:space="preserve"> = 0.</w:t>
        </w:r>
      </w:ins>
      <w:ins w:id="58" w:author="molly lewis" w:date="2020-11-30T16:57:00Z">
        <w:r w:rsidR="00327F48">
          <w:t>43</w:t>
        </w:r>
      </w:ins>
      <w:ins w:id="59" w:author="molly lewis" w:date="2020-11-30T16:56:00Z">
        <w:r w:rsidR="00327F48">
          <w:t xml:space="preserve">; </w:t>
        </w:r>
        <w:r w:rsidR="00327F48">
          <w:rPr>
            <w:i/>
          </w:rPr>
          <w:t>SE</w:t>
        </w:r>
        <w:r w:rsidR="00327F48">
          <w:t xml:space="preserve"> = 0.</w:t>
        </w:r>
      </w:ins>
      <w:ins w:id="60" w:author="molly lewis" w:date="2020-11-30T16:57:00Z">
        <w:r w:rsidR="00327F48">
          <w:t>26</w:t>
        </w:r>
      </w:ins>
      <w:ins w:id="61" w:author="molly lewis" w:date="2020-11-30T16:56:00Z">
        <w:r w:rsidR="00327F48">
          <w:t xml:space="preserve">; </w:t>
        </w:r>
        <w:r w:rsidR="00327F48">
          <w:rPr>
            <w:i/>
          </w:rPr>
          <w:t>t</w:t>
        </w:r>
        <w:r w:rsidR="00327F48">
          <w:t xml:space="preserve"> = </w:t>
        </w:r>
      </w:ins>
      <w:ins w:id="62" w:author="molly lewis" w:date="2020-11-30T16:57:00Z">
        <w:r w:rsidR="00327F48">
          <w:t>2.74</w:t>
        </w:r>
      </w:ins>
      <w:ins w:id="63" w:author="molly lewis" w:date="2020-11-30T16:56:00Z">
        <w:r w:rsidR="00327F48">
          <w:t xml:space="preserve">) </w:t>
        </w:r>
        <w:r w:rsidR="00327F48" w:rsidRPr="00327F48">
          <w:t xml:space="preserve">and description words </w:t>
        </w:r>
      </w:ins>
      <m:oMath>
        <m:r>
          <w:ins w:id="64" w:author="molly lewis" w:date="2020-11-30T16:57:00Z">
            <w:rPr>
              <w:rFonts w:ascii="Cambria Math" w:hAnsi="Cambria Math"/>
            </w:rPr>
            <m:t>(β</m:t>
          </w:ins>
        </m:r>
      </m:oMath>
      <w:ins w:id="65" w:author="molly lewis" w:date="2020-11-30T16:57:00Z">
        <w:r w:rsidR="00327F48">
          <w:t xml:space="preserve"> = 1.15; </w:t>
        </w:r>
        <w:r w:rsidR="00327F48">
          <w:rPr>
            <w:i/>
          </w:rPr>
          <w:t>SE</w:t>
        </w:r>
        <w:r w:rsidR="00327F48">
          <w:t xml:space="preserve"> = .23; </w:t>
        </w:r>
        <w:r w:rsidR="00327F48">
          <w:rPr>
            <w:i/>
          </w:rPr>
          <w:t>t</w:t>
        </w:r>
        <w:r w:rsidR="00327F48">
          <w:t xml:space="preserve"> = 5.12; </w:t>
        </w:r>
      </w:ins>
      <w:ins w:id="66" w:author="molly lewis" w:date="2020-11-30T16:56:00Z">
        <w:r w:rsidR="00327F48" w:rsidRPr="00327F48">
          <w:t>see SI for full model results), suggesting that the averaged word gender measure described in Study 1b captures aspects of book gender bias, even after taking into account more nuanced information about a book's text.</w:t>
        </w:r>
      </w:ins>
      <w:r w:rsidR="00D94022">
        <w:t xml:space="preserve"> </w:t>
      </w:r>
    </w:p>
    <w:p w14:paraId="7DB31493" w14:textId="77777777" w:rsidR="006C353A" w:rsidRDefault="00D94022">
      <w:pPr>
        <w:pStyle w:val="Heading1"/>
      </w:pPr>
      <w:bookmarkStart w:id="67" w:name="Xb534b85788fdf0803dc928ea645648f6627f133"/>
      <w:r>
        <w:t>Study 2: Measuring gender bias through co-occurrence statistics</w:t>
      </w:r>
      <w:bookmarkEnd w:id="67"/>
    </w:p>
    <w:p w14:paraId="4861C722" w14:textId="1C4AF834" w:rsidR="00273DC2" w:rsidRDefault="00D94022" w:rsidP="00745CD9">
      <w:pPr>
        <w:pStyle w:val="FirstParagraph"/>
      </w:pPr>
      <w:r>
        <w:t xml:space="preserve">So </w:t>
      </w:r>
      <w:proofErr w:type="gramStart"/>
      <w:r>
        <w:t>far</w:t>
      </w:r>
      <w:proofErr w:type="gramEnd"/>
      <w:r>
        <w:t xml:space="preserve"> we have presented findings about gendered information in children’s books based on adult gender norms and semantic representations derived from adult text. The results are relevant to the beliefs of adults who read books with children, which they may convey in conversation during shared reading. </w:t>
      </w:r>
      <w:r w:rsidR="00FE795C">
        <w:t xml:space="preserve">We also sought </w:t>
      </w:r>
      <w:r>
        <w:t xml:space="preserve">to understand what a child </w:t>
      </w:r>
      <w:r w:rsidR="00745CD9">
        <w:t xml:space="preserve">could </w:t>
      </w:r>
      <w:r>
        <w:t xml:space="preserve">learn about </w:t>
      </w:r>
      <w:r>
        <w:lastRenderedPageBreak/>
        <w:t xml:space="preserve">gender from the </w:t>
      </w:r>
      <w:r w:rsidR="006C0788">
        <w:t xml:space="preserve">content of </w:t>
      </w:r>
      <w:r>
        <w:t>children’s books independent of other information sources.</w:t>
      </w:r>
      <w:r w:rsidR="00AD6000">
        <w:t xml:space="preserve">  </w:t>
      </w:r>
      <w:r w:rsidR="00273DC2">
        <w:t xml:space="preserve">We therefore trained word embedding models on the WCBC to examine gender biases in these texts. </w:t>
      </w:r>
      <w:r w:rsidR="00745CD9">
        <w:t xml:space="preserve"> Despite the </w:t>
      </w:r>
      <w:r w:rsidR="00FE795C">
        <w:t xml:space="preserve">relatively </w:t>
      </w:r>
      <w:r w:rsidR="00745CD9">
        <w:t>small size of the children’s book corpus, the word embeddings yield coherent patterns and clear evidence for gender biases similar to those identified from adult texts and norms.  Overall, children’s books exhibit</w:t>
      </w:r>
      <w:r w:rsidR="00FE795C">
        <w:t>ed</w:t>
      </w:r>
      <w:r w:rsidR="00745CD9">
        <w:t xml:space="preserve"> </w:t>
      </w:r>
      <w:r w:rsidR="00FE795C">
        <w:t xml:space="preserve">stronger </w:t>
      </w:r>
      <w:r w:rsidR="00745CD9">
        <w:t xml:space="preserve">gender stereotypes than comparable adult texts. </w:t>
      </w:r>
    </w:p>
    <w:p w14:paraId="7F8BF8F8" w14:textId="242920F7" w:rsidR="006C353A" w:rsidRDefault="00D94022">
      <w:pPr>
        <w:pStyle w:val="Heading2"/>
      </w:pPr>
      <w:bookmarkStart w:id="68" w:name="X9b1547005e763eaabfb7649a2556f784625b24b"/>
      <w:r>
        <w:t>Study 2a: Word gender associations in the Children’s Book Corpus</w:t>
      </w:r>
      <w:bookmarkEnd w:id="68"/>
    </w:p>
    <w:p w14:paraId="37DB5148" w14:textId="77777777" w:rsidR="006C353A" w:rsidRDefault="00D94022">
      <w:pPr>
        <w:pStyle w:val="Heading3"/>
        <w:framePr w:wrap="around"/>
      </w:pPr>
      <w:bookmarkStart w:id="69" w:name="method-and-results-1"/>
      <w:r>
        <w:t>Method and Results</w:t>
      </w:r>
      <w:bookmarkEnd w:id="69"/>
    </w:p>
    <w:p w14:paraId="416855D2" w14:textId="77777777" w:rsidR="00745CD9" w:rsidRDefault="00745CD9" w:rsidP="00745CD9">
      <w:pPr>
        <w:pStyle w:val="FirstParagraph"/>
        <w:ind w:firstLine="0"/>
      </w:pPr>
    </w:p>
    <w:p w14:paraId="73CA157D" w14:textId="3C435EC0" w:rsidR="006C353A" w:rsidRDefault="00667127" w:rsidP="009A4339">
      <w:pPr>
        <w:pStyle w:val="FirstParagraph"/>
        <w:ind w:firstLine="0"/>
      </w:pPr>
      <w:r>
        <w:t>A</w:t>
      </w:r>
      <w:r w:rsidR="00D94022">
        <w:t xml:space="preserve"> word embedding model </w:t>
      </w:r>
      <w:r>
        <w:t xml:space="preserve">was trained </w:t>
      </w:r>
      <w:r w:rsidR="00D94022">
        <w:t xml:space="preserve">on the full corpus of text from all 247 books (see SI for training details). We then estimated the gender association for each word by calculating its mean semantic similarity (cosine distance) to a set of </w:t>
      </w:r>
      <w:r w:rsidR="00745CD9">
        <w:t xml:space="preserve">unambiguously </w:t>
      </w:r>
      <w:r w:rsidR="00D94022">
        <w:t xml:space="preserve">female </w:t>
      </w:r>
      <w:r w:rsidR="00FB167D">
        <w:t xml:space="preserve">anchor </w:t>
      </w:r>
      <w:r w:rsidR="00D94022">
        <w:t xml:space="preserve">words (“woman,” “girl,” “sister,” “she,” “her,” and “daughter”), and a </w:t>
      </w:r>
      <w:r w:rsidR="00FB167D">
        <w:t xml:space="preserve">corresponding </w:t>
      </w:r>
      <w:r w:rsidR="00D94022">
        <w:t>set of male words (“man,” “boy,” “brother,” “he,” “him,” and “son”</w:t>
      </w:r>
      <w:ins w:id="70" w:author="molly lewis" w:date="2020-11-30T16:59:00Z">
        <w:r w:rsidR="00327F48">
          <w:t xml:space="preserve">; </w:t>
        </w:r>
        <w:proofErr w:type="spellStart"/>
        <w:r w:rsidR="00327F48">
          <w:t>Caliskan</w:t>
        </w:r>
        <w:proofErr w:type="spellEnd"/>
        <w:r w:rsidR="00327F48">
          <w:t xml:space="preserve">, Bryson, &amp; Narayanan, 2017; Lewis &amp; </w:t>
        </w:r>
        <w:proofErr w:type="spellStart"/>
        <w:r w:rsidR="00327F48">
          <w:t>Lupyan</w:t>
        </w:r>
        <w:proofErr w:type="spellEnd"/>
        <w:r w:rsidR="00327F48">
          <w:t>, 2020</w:t>
        </w:r>
      </w:ins>
      <w:r w:rsidR="00D94022">
        <w:t>)</w:t>
      </w:r>
      <w:r w:rsidR="00FB167D">
        <w:t>.</w:t>
      </w:r>
      <w:r w:rsidR="00D94022">
        <w:t xml:space="preserve"> A female gender score was calculated for each word as the mean female similarity minus the mean male similarity. For comparison, we also estimated a female score from models trained on an identically sized corpus of adult fiction published from 1990 to 2017 (Corpus of Contemporary American English; Davies, 2008), and a much larger corpus of Wikipedia (Bojanowski et al., 2016). We then examined how these estimates of word gender bias derived from language statistics compared to the gender norms we had previously collected from participants.</w:t>
      </w:r>
    </w:p>
    <w:p w14:paraId="2AA7508D" w14:textId="6D0FDE3D" w:rsidR="006C353A" w:rsidRDefault="00D94022">
      <w:pPr>
        <w:pStyle w:val="BodyText"/>
      </w:pPr>
      <w:r>
        <w:t xml:space="preserve">There were 1,893 words common across the word embedding models and human gender norms dataset. Estimates of gender bias from the WCBC were correlated with our adult </w:t>
      </w:r>
      <w:r>
        <w:lastRenderedPageBreak/>
        <w:t>judgments of word bias (</w:t>
      </w:r>
      <w:r>
        <w:rPr>
          <w:i/>
        </w:rPr>
        <w:t>r</w:t>
      </w:r>
      <w:r>
        <w:t xml:space="preserve"> = 0.27 [0.23, 0.31], </w:t>
      </w:r>
      <w:r>
        <w:rPr>
          <w:i/>
        </w:rPr>
        <w:t>p</w:t>
      </w:r>
      <w:r>
        <w:t xml:space="preserve"> &lt; .001). Estimates of gender bias from the WCBC were also correlated with word level gender bias estimates from a model trained on adult fiction (</w:t>
      </w:r>
      <w:r>
        <w:rPr>
          <w:i/>
        </w:rPr>
        <w:t>r</w:t>
      </w:r>
      <w:r>
        <w:t xml:space="preserve"> = 0.36 [0.32, 0.4], </w:t>
      </w:r>
      <w:r>
        <w:rPr>
          <w:i/>
        </w:rPr>
        <w:t>p</w:t>
      </w:r>
      <w:r>
        <w:t xml:space="preserve"> &lt; .001), as well as the model trained on Wikipedia (</w:t>
      </w:r>
      <w:r>
        <w:rPr>
          <w:i/>
        </w:rPr>
        <w:t>r</w:t>
      </w:r>
      <w:r>
        <w:t xml:space="preserve"> = 0.32 [0.28, 0.36], </w:t>
      </w:r>
      <w:r>
        <w:rPr>
          <w:i/>
        </w:rPr>
        <w:t>p</w:t>
      </w:r>
      <w:r>
        <w:t xml:space="preserve"> &lt; .001; see </w:t>
      </w:r>
      <w:r w:rsidR="00FB167D">
        <w:t xml:space="preserve">SI </w:t>
      </w:r>
      <w:r>
        <w:t>for all pairwise correlations).</w:t>
      </w:r>
      <w:ins w:id="71" w:author="molly lewis" w:date="2020-12-03T17:35:00Z">
        <w:r w:rsidR="00C60B48">
          <w:t xml:space="preserve"> </w:t>
        </w:r>
      </w:ins>
      <w:del w:id="72" w:author="molly lewis" w:date="2020-12-03T17:36:00Z">
        <w:r w:rsidDel="00C60B48">
          <w:delText xml:space="preserve"> </w:delText>
        </w:r>
      </w:del>
      <w:r>
        <w:t xml:space="preserve">This pattern suggests that the word-level gender biases reported by adults could, at least partially, be learned from the co-occurrence language statistics in the </w:t>
      </w:r>
      <w:commentRangeStart w:id="73"/>
      <w:commentRangeStart w:id="74"/>
      <w:r>
        <w:t>WCBC</w:t>
      </w:r>
      <w:commentRangeEnd w:id="73"/>
      <w:r w:rsidR="00FB167D">
        <w:rPr>
          <w:rStyle w:val="CommentReference"/>
          <w:rFonts w:asciiTheme="minorHAnsi" w:hAnsiTheme="minorHAnsi"/>
        </w:rPr>
        <w:commentReference w:id="73"/>
      </w:r>
      <w:commentRangeEnd w:id="74"/>
      <w:r w:rsidR="00C60B48">
        <w:rPr>
          <w:rStyle w:val="CommentReference"/>
          <w:rFonts w:asciiTheme="minorHAnsi" w:hAnsiTheme="minorHAnsi"/>
        </w:rPr>
        <w:commentReference w:id="74"/>
      </w:r>
      <w:r>
        <w:t>.</w:t>
      </w:r>
    </w:p>
    <w:p w14:paraId="6FC9F9AD" w14:textId="77777777" w:rsidR="006C353A" w:rsidRDefault="00D94022">
      <w:pPr>
        <w:pStyle w:val="Heading2"/>
      </w:pPr>
      <w:bookmarkStart w:id="75" w:name="X64bc3f0d901cf09978ce94c8fab0ed7155f8a5a"/>
      <w:r>
        <w:t>Study 2b: Specific gender biases in the Children’s Book Corpus</w:t>
      </w:r>
      <w:bookmarkEnd w:id="75"/>
    </w:p>
    <w:p w14:paraId="327C547D" w14:textId="77777777" w:rsidR="006C353A" w:rsidRDefault="00D94022">
      <w:pPr>
        <w:pStyle w:val="Heading3"/>
        <w:framePr w:wrap="around"/>
      </w:pPr>
      <w:bookmarkStart w:id="76" w:name="method-and-results-2"/>
      <w:r>
        <w:t>Method and Results</w:t>
      </w:r>
      <w:bookmarkEnd w:id="76"/>
    </w:p>
    <w:p w14:paraId="66C215F3" w14:textId="33979155" w:rsidR="006C353A" w:rsidRDefault="00102F68">
      <w:pPr>
        <w:pStyle w:val="FirstParagraph"/>
      </w:pPr>
      <w:r>
        <w:t>We next</w:t>
      </w:r>
      <w:r w:rsidR="00D94022">
        <w:t xml:space="preserve"> asked whether specific gender stereotypes, beyond individual word biases, are also </w:t>
      </w:r>
      <w:r>
        <w:t>represented in</w:t>
      </w:r>
      <w:r w:rsidR="00D94022">
        <w:t xml:space="preserve"> children’s books. We focused on four gender stereotypes that have been </w:t>
      </w:r>
      <w:r w:rsidR="00FE795C">
        <w:t xml:space="preserve">reported </w:t>
      </w:r>
      <w:r w:rsidR="00D94022">
        <w:t xml:space="preserve">in adults and children in the social psychology literature: (1) Women as “good”, men as “bad”; (2) Women as better at language skills, men as better at math skills; (3) Women as better at art skills, men as better at math skills, and (4) Women as family-oriented, men as career-oriented. Each of these stereotypes has been demonstrated behaviorally in prior work </w:t>
      </w:r>
      <w:r>
        <w:t xml:space="preserve">using </w:t>
      </w:r>
      <w:r w:rsidR="00D94022">
        <w:t xml:space="preserve">both explicit measures (e.g., asking “How strongly do you associate career and family with males and females?”) and implicit measures, such as the Implicit Association Test (IAT; Greenwald, McGhee, and Schwartz, 1998). The IAT quantifies these associations using reaction time in a word categorization task (e.g., women-good/men-bad vs. women-bad/men-good), though not without criticism about its validity (Greenwald et al., 2020; Oswald, Mitchell, Blanton, Jaccard, &amp; </w:t>
      </w:r>
      <w:proofErr w:type="spellStart"/>
      <w:r w:rsidR="00D94022">
        <w:t>Tetlock</w:t>
      </w:r>
      <w:proofErr w:type="spellEnd"/>
      <w:r w:rsidR="00D94022">
        <w:t>, 2013). Faster responses in this task are taken to indicate that two categories are more closely cognitively associated.</w:t>
      </w:r>
    </w:p>
    <w:p w14:paraId="3ED1039D" w14:textId="4A7CEAD9" w:rsidR="006C353A" w:rsidRDefault="00D94022">
      <w:pPr>
        <w:pStyle w:val="BodyText"/>
      </w:pPr>
      <w:r>
        <w:t>Previous work has shown that the same biases demonstrated in the IAT are also present in the distributional semantics of language (</w:t>
      </w:r>
      <w:proofErr w:type="spellStart"/>
      <w:r>
        <w:t>Caliskan</w:t>
      </w:r>
      <w:proofErr w:type="spellEnd"/>
      <w:r>
        <w:t xml:space="preserve">, Bryson, &amp; Narayanan, 2017; Lewis &amp; </w:t>
      </w:r>
      <w:proofErr w:type="spellStart"/>
      <w:r>
        <w:t>Lupyan</w:t>
      </w:r>
      <w:proofErr w:type="spellEnd"/>
      <w:r>
        <w:t xml:space="preserve">, 2020). A bias can be quantified in a word embedding model as an effect size, using the </w:t>
      </w:r>
      <w:r>
        <w:lastRenderedPageBreak/>
        <w:t>same set of word items as in the behavioral IAT. The effect size is calculated as the relative (cosine) similarity of male words (e.g., “men”) to male-stereotyped words (e.g., “work”), compared to the relative similarity of female words (e.g., “women”) to female-stereotyped words (e.g., “family”; see SI for formal effect size description). Stereotypes that are revealed in the IAT as measured through reaction time (e.g., men-work; women-family) tend to be reflected in word embedding models</w:t>
      </w:r>
      <w:r w:rsidR="00102F68">
        <w:t xml:space="preserve"> </w:t>
      </w:r>
      <w:r>
        <w:t>as measured by cosine distance.</w:t>
      </w:r>
    </w:p>
    <w:p w14:paraId="73846CEF" w14:textId="67608EA3" w:rsidR="006C353A" w:rsidRDefault="00D94022">
      <w:pPr>
        <w:pStyle w:val="BodyText"/>
      </w:pPr>
      <w:r>
        <w:t xml:space="preserve">We used this same method to </w:t>
      </w:r>
      <w:r w:rsidR="00102F68">
        <w:t>examine whether these</w:t>
      </w:r>
      <w:r>
        <w:t xml:space="preserve"> gender-related biases </w:t>
      </w:r>
      <w:r w:rsidR="00102F68">
        <w:t xml:space="preserve">are </w:t>
      </w:r>
      <w:r>
        <w:t xml:space="preserve">also present in the language statistics of the WCBC. Target category items are listed </w:t>
      </w:r>
      <w:proofErr w:type="gramStart"/>
      <w:r w:rsidRPr="009A4339">
        <w:rPr>
          <w:highlight w:val="yellow"/>
        </w:rPr>
        <w:t>in ,</w:t>
      </w:r>
      <w:proofErr w:type="gramEnd"/>
      <w:r w:rsidRPr="009A4339">
        <w:rPr>
          <w:highlight w:val="yellow"/>
        </w:rPr>
        <w:t xml:space="preserve"> along</w:t>
      </w:r>
      <w:r>
        <w:t xml:space="preserve"> with citations for the corresponding behavioral IAT experiments with children and adults. Gender category word items were identical to th</w:t>
      </w:r>
      <w:ins w:id="77" w:author="molly lewis" w:date="2020-11-30T17:23:00Z">
        <w:r w:rsidR="000007B7">
          <w:t>os</w:t>
        </w:r>
      </w:ins>
      <w:ins w:id="78" w:author="molly lewis" w:date="2020-11-30T17:24:00Z">
        <w:r w:rsidR="000007B7">
          <w:t>e used in Study 2a</w:t>
        </w:r>
      </w:ins>
      <w:r w:rsidRPr="009A4339">
        <w:rPr>
          <w:highlight w:val="yellow"/>
        </w:rPr>
        <w:t>.</w:t>
      </w:r>
      <w:r>
        <w:t xml:space="preserve"> Other items were taken from the corresponding behavioral experiments, replacing items with more child-friendly alternatives in cases where the target word did not occur in the WCBC (e.g., “algebra” was changed to “numbers”). We conducted this analysis on a model trained on the WCBC, as well as models trained on a sample of the adult fiction section of COCA matched in size to the WCBC (Davies, 2008) and a model trained on Wikipedia (Bojanowski et al., 2016). The starting point for the text from the adult fiction book was randomly determined. We trained 10 models each on the COCA and WCBC corpora and estimated the average effect size for each IAT type.</w:t>
      </w:r>
    </w:p>
    <w:p w14:paraId="3A53F0EE" w14:textId="77777777" w:rsidR="006C353A" w:rsidRDefault="00D94022">
      <w:r>
        <w:rPr>
          <w:noProof/>
        </w:rPr>
        <w:lastRenderedPageBreak/>
        <w:drawing>
          <wp:inline distT="0" distB="0" distL="0" distR="0" wp14:anchorId="44290C9D" wp14:editId="75D5B035">
            <wp:extent cx="5969000" cy="4775200"/>
            <wp:effectExtent l="0" t="0" r="0" b="0"/>
            <wp:docPr id="3" name="Picture" descr="Figure 3: Estimates of the magnitude of gender biases in word embedding models trained on the Wisconsin Children’s Book Corpus (orange), adult fiction corpus (COCA; dark blue), and Wikipedia (light blue). Positive effect sizes indicate a bias to associate women with the stereotypical category (e.g., ‘family’); negative effect sizes indicate a bias to associate women with the non-stereotypical category (e.g., ‘career’). Ranges indicate 95% confidence intervals across models. Biases are described more fully in Table 3."/>
            <wp:cNvGraphicFramePr/>
            <a:graphic xmlns:a="http://schemas.openxmlformats.org/drawingml/2006/main">
              <a:graphicData uri="http://schemas.openxmlformats.org/drawingml/2006/picture">
                <pic:pic xmlns:pic="http://schemas.openxmlformats.org/drawingml/2006/picture">
                  <pic:nvPicPr>
                    <pic:cNvPr id="0" name="Picture" descr="kidbookgender_psych_sci_files/figure-docx/languageiat-1.png"/>
                    <pic:cNvPicPr>
                      <a:picLocks noChangeAspect="1" noChangeArrowheads="1"/>
                    </pic:cNvPicPr>
                  </pic:nvPicPr>
                  <pic:blipFill>
                    <a:blip r:embed="rId15"/>
                    <a:stretch>
                      <a:fillRect/>
                    </a:stretch>
                  </pic:blipFill>
                  <pic:spPr bwMode="auto">
                    <a:xfrm>
                      <a:off x="0" y="0"/>
                      <a:ext cx="5969000" cy="4775200"/>
                    </a:xfrm>
                    <a:prstGeom prst="rect">
                      <a:avLst/>
                    </a:prstGeom>
                    <a:noFill/>
                    <a:ln w="9525">
                      <a:noFill/>
                      <a:headEnd/>
                      <a:tailEnd/>
                    </a:ln>
                  </pic:spPr>
                </pic:pic>
              </a:graphicData>
            </a:graphic>
          </wp:inline>
        </w:drawing>
      </w:r>
    </w:p>
    <w:p w14:paraId="414EA7B6" w14:textId="77777777" w:rsidR="006C353A" w:rsidRDefault="00D94022">
      <w:pPr>
        <w:pStyle w:val="ImageCaption"/>
      </w:pPr>
      <w:r>
        <w:t xml:space="preserve">Figure 3: Estimates of the magnitude of gender biases in word embedding models trained on the Wisconsin Children’s Book Corpus (orange), adult fiction corpus (COCA; dark blue), and Wikipedia (light blue). Positive effect sizes indicate a bias to associate women with the stereotypical category (e.g., ‘family’); negative effect sizes indicate a bias to associate women with the non-stereotypical category (e.g., ‘career’). Ranges indicate 95% confidence intervals across models. Biases are described more fully in </w:t>
      </w:r>
      <w:r w:rsidRPr="009A4339">
        <w:rPr>
          <w:highlight w:val="yellow"/>
        </w:rPr>
        <w:t>Table 3.</w:t>
      </w:r>
    </w:p>
    <w:p w14:paraId="0184D560" w14:textId="32126EBE" w:rsidR="006C353A" w:rsidRDefault="00D94022">
      <w:pPr>
        <w:pStyle w:val="BodyText"/>
      </w:pPr>
      <w:r>
        <w:t xml:space="preserve"> </w:t>
      </w:r>
      <w:r w:rsidR="00102F68">
        <w:t xml:space="preserve">Figure 3 </w:t>
      </w:r>
      <w:r>
        <w:t>shows the effect size for each of the four biases from models trained on each of the three corpora types. Positive values indicate a bias to associate women with the stereotypical female category (</w:t>
      </w:r>
      <w:proofErr w:type="gramStart"/>
      <w:r>
        <w:t>e.g.</w:t>
      </w:r>
      <w:proofErr w:type="gramEnd"/>
      <w:r>
        <w:t> women-family). Three of the four gender biases were present in the co-</w:t>
      </w:r>
      <w:r>
        <w:lastRenderedPageBreak/>
        <w:t>occurrence statistics of the WCBC</w:t>
      </w:r>
      <w:r w:rsidR="00102F68">
        <w:t xml:space="preserve">: </w:t>
      </w:r>
      <w:r>
        <w:t xml:space="preserve"> Language-Math, Arts-Math, and Family-Career. Importantly, </w:t>
      </w:r>
      <w:commentRangeStart w:id="79"/>
      <w:commentRangeStart w:id="80"/>
      <w:r>
        <w:t xml:space="preserve">these biases were larger in children’s books than in corpora containing mostly adult-directed </w:t>
      </w:r>
      <w:commentRangeEnd w:id="79"/>
      <w:r w:rsidR="00FE795C">
        <w:rPr>
          <w:rStyle w:val="CommentReference"/>
          <w:rFonts w:asciiTheme="minorHAnsi" w:hAnsiTheme="minorHAnsi"/>
        </w:rPr>
        <w:commentReference w:id="79"/>
      </w:r>
      <w:commentRangeEnd w:id="80"/>
      <w:r w:rsidR="008E6ECD">
        <w:rPr>
          <w:rStyle w:val="CommentReference"/>
          <w:rFonts w:asciiTheme="minorHAnsi" w:hAnsiTheme="minorHAnsi"/>
        </w:rPr>
        <w:commentReference w:id="80"/>
      </w:r>
      <w:r>
        <w:t>language. This finding that behaviorally measurable gender biases are present in an exaggerated form in books for young children provides additional evidence that these books instantiate gender stereotypes that may influence children’s learning of gender stereotypes.</w:t>
      </w:r>
    </w:p>
    <w:p w14:paraId="5FFA78B3" w14:textId="77777777" w:rsidR="006C353A" w:rsidRDefault="00D94022">
      <w:pPr>
        <w:pStyle w:val="BodyText"/>
      </w:pPr>
      <w:r>
        <w:t>In summary, in Study 2, we that adult word gender associations and specific gender biases that have been demonstrated behaviorally in adults and children, such as the bias to associate girls with language and boys with math, are both reflected in the co-occurrence statistics of the children’s book corpus.</w:t>
      </w:r>
    </w:p>
    <w:p w14:paraId="26F5470B" w14:textId="77777777" w:rsidR="006C353A" w:rsidRDefault="00D94022">
      <w:pPr>
        <w:pStyle w:val="Heading1"/>
      </w:pPr>
      <w:bookmarkStart w:id="81" w:name="study-3-book-gender-and-child-gender"/>
      <w:r>
        <w:t>Study 3: Book Gender and Child Gender</w:t>
      </w:r>
      <w:bookmarkEnd w:id="81"/>
    </w:p>
    <w:p w14:paraId="2AB33209" w14:textId="082F2D1B" w:rsidR="006C353A" w:rsidRDefault="00D94022">
      <w:pPr>
        <w:pStyle w:val="FirstParagraph"/>
      </w:pPr>
      <w:r>
        <w:t xml:space="preserve">The results so far suggest that the text of popular children’s books contains rich information about gender. In this final study, we sought to </w:t>
      </w:r>
      <w:r w:rsidR="00FE795C">
        <w:t xml:space="preserve">better </w:t>
      </w:r>
      <w:r>
        <w:t>understand the processes through which this information might influence children’s socialization into gender stereotypes by examining who is being exposed to these books. We created a novel measure based on the content of book reviews on a large online bookstore and validated this measure using existing survey data directly measuring the audience of a book. These data indicate that children’s books more frequently read to girls tend to have both more female content and more female characters, and children’s books more frequently read to boys tend to have both more male content and more male characters.</w:t>
      </w:r>
    </w:p>
    <w:p w14:paraId="37935039" w14:textId="77777777" w:rsidR="006C353A" w:rsidRDefault="00D94022">
      <w:pPr>
        <w:pStyle w:val="Heading3"/>
        <w:framePr w:wrap="around"/>
      </w:pPr>
      <w:bookmarkStart w:id="82" w:name="method-3"/>
      <w:r>
        <w:t>Method</w:t>
      </w:r>
      <w:bookmarkEnd w:id="82"/>
    </w:p>
    <w:p w14:paraId="29796317" w14:textId="543B3CCA" w:rsidR="006C353A" w:rsidRDefault="00D94022">
      <w:pPr>
        <w:pStyle w:val="FirstParagraph"/>
      </w:pPr>
      <w:r>
        <w:t>For each book in the WCBC we collected a sample of the most recent reviews on Amazon.com. There were reviews for all but two books, with an average of 47</w:t>
      </w:r>
      <w:r w:rsidR="00FE795C">
        <w:t xml:space="preserve">4 </w:t>
      </w:r>
      <w:r>
        <w:lastRenderedPageBreak/>
        <w:t>reviews per book (</w:t>
      </w:r>
      <w:r>
        <w:rPr>
          <w:i/>
        </w:rPr>
        <w:t>SD</w:t>
      </w:r>
      <w:r>
        <w:t xml:space="preserve"> = 194.5; min = 1; max = 1,290). The content of each review was coded for the presence of 16 gendered kinship terms (e.g., “son”, “daughter”, “nephew”, “niece”; see SI for full list). We selected these target words because they had a high likelihood of referring to the child for whom the book was purchased (e.g., “My son loves </w:t>
      </w:r>
      <w:r>
        <w:rPr>
          <w:i/>
        </w:rPr>
        <w:t>Goodnight Moon</w:t>
      </w:r>
      <w:r>
        <w:t>.”), rather than referring to a book character. All but two books had reviews containing at least one of our target gendered kinship terms. Overall, 27.6% of reviews per book contained at least one target gendered kinship term (</w:t>
      </w:r>
      <w:r>
        <w:rPr>
          <w:i/>
        </w:rPr>
        <w:t>SD</w:t>
      </w:r>
      <w:r>
        <w:t xml:space="preserve"> = 0.08). For each review, we calculated an audience gender score as the proportion of female kinship terms (tokens) present relative to all target kinship words, and then averaged across reviews from the same book to get a book-level estimate of the gender of book addressees (</w:t>
      </w:r>
      <w:r>
        <w:rPr>
          <w:i/>
        </w:rPr>
        <w:t>M</w:t>
      </w:r>
      <w:r>
        <w:t xml:space="preserve"> = 0.49; </w:t>
      </w:r>
      <w:r>
        <w:rPr>
          <w:i/>
        </w:rPr>
        <w:t>SD</w:t>
      </w:r>
      <w:r>
        <w:t xml:space="preserve"> = 0.19; see SI for supplemental models predicting book gender at the review level).</w:t>
      </w:r>
    </w:p>
    <w:p w14:paraId="30DB2EAA" w14:textId="77777777" w:rsidR="006C353A" w:rsidRDefault="00D94022">
      <w:pPr>
        <w:pStyle w:val="BodyText"/>
      </w:pPr>
      <w:r>
        <w:t xml:space="preserve">We validated our computed audience gender score by comparing it to survey data collected by Hudson Kam &amp; Matthewson (2017), who asked a sample of 1,107 Canadian caregivers to list the five books most frequently read to their male or female child. Of the books with at least 5 survey responses, 103 were also in the WCBC. Our review-based gender measure was positively correlated with Kam and Matthewson’s </w:t>
      </w:r>
      <w:proofErr w:type="gramStart"/>
      <w:r>
        <w:t>survey based</w:t>
      </w:r>
      <w:proofErr w:type="gramEnd"/>
      <w:r>
        <w:t xml:space="preserve"> measure (</w:t>
      </w:r>
      <w:r>
        <w:rPr>
          <w:i/>
        </w:rPr>
        <w:t>r</w:t>
      </w:r>
      <w:r>
        <w:t xml:space="preserve"> = 0.58 [0.44, 0.7], </w:t>
      </w:r>
      <w:r>
        <w:rPr>
          <w:i/>
        </w:rPr>
        <w:t>p</w:t>
      </w:r>
      <w:r>
        <w:t xml:space="preserve"> &lt; .001), suggesting that book reviews can be used to estimate whether a given book is primarily read to boys or girls.</w:t>
      </w:r>
    </w:p>
    <w:p w14:paraId="639A0A45" w14:textId="77777777" w:rsidR="006C353A" w:rsidRDefault="00D94022">
      <w:pPr>
        <w:pStyle w:val="Heading3"/>
        <w:framePr w:wrap="around"/>
      </w:pPr>
      <w:bookmarkStart w:id="83" w:name="results-2"/>
      <w:r>
        <w:t>Results</w:t>
      </w:r>
      <w:bookmarkEnd w:id="83"/>
    </w:p>
    <w:p w14:paraId="2788E317" w14:textId="77777777" w:rsidR="006C353A" w:rsidRDefault="00D94022">
      <w:pPr>
        <w:pStyle w:val="FirstParagraph"/>
      </w:pPr>
      <w:r>
        <w:t xml:space="preserve">We compared our audience gender score for each book to the measures of book </w:t>
      </w:r>
      <w:proofErr w:type="spellStart"/>
      <w:r>
        <w:t>genderedness</w:t>
      </w:r>
      <w:proofErr w:type="spellEnd"/>
      <w:r>
        <w:t xml:space="preserve"> described above. Both the content gender scores (</w:t>
      </w:r>
      <w:r>
        <w:rPr>
          <w:i/>
        </w:rPr>
        <w:t>r</w:t>
      </w:r>
      <w:r>
        <w:t xml:space="preserve"> = 0.37 [0.26, 0.48], </w:t>
      </w:r>
      <w:r>
        <w:rPr>
          <w:i/>
        </w:rPr>
        <w:t>p</w:t>
      </w:r>
      <w:r>
        <w:t xml:space="preserve"> &lt; .001) and book character gender scores (</w:t>
      </w:r>
      <w:r>
        <w:rPr>
          <w:i/>
        </w:rPr>
        <w:t>r</w:t>
      </w:r>
      <w:r>
        <w:t xml:space="preserve"> = 0.53 [0.41, 0.62], </w:t>
      </w:r>
      <w:r>
        <w:rPr>
          <w:i/>
        </w:rPr>
        <w:t>p</w:t>
      </w:r>
      <w:r>
        <w:t xml:space="preserve"> &lt; .001) were correlated with audience gender scores: Books that contained more female-biased content words and more female characters tended to be read more often to girls. In an additive linear model predicting </w:t>
      </w:r>
      <w:r>
        <w:lastRenderedPageBreak/>
        <w:t>audience gender with both types of gender scores, both content (</w:t>
      </w:r>
      <m:oMath>
        <m:r>
          <w:rPr>
            <w:rFonts w:ascii="Cambria Math" w:hAnsi="Cambria Math"/>
          </w:rPr>
          <m:t>β</m:t>
        </m:r>
      </m:oMath>
      <w:r>
        <w:t xml:space="preserve"> = 0.67; </w:t>
      </w:r>
      <w:r>
        <w:rPr>
          <w:i/>
        </w:rPr>
        <w:t>SE</w:t>
      </w:r>
      <w:r>
        <w:t xml:space="preserve"> = 0.12; </w:t>
      </w:r>
      <w:r>
        <w:rPr>
          <w:i/>
        </w:rPr>
        <w:t>Z</w:t>
      </w:r>
      <w:r>
        <w:t xml:space="preserve"> = 5.47; </w:t>
      </w:r>
      <w:r>
        <w:rPr>
          <w:i/>
        </w:rPr>
        <w:t>p</w:t>
      </w:r>
      <w:r>
        <w:t xml:space="preserve"> &lt; .001) and character gender scores (</w:t>
      </w:r>
      <m:oMath>
        <m:r>
          <w:rPr>
            <w:rFonts w:ascii="Cambria Math" w:hAnsi="Cambria Math"/>
          </w:rPr>
          <m:t>β</m:t>
        </m:r>
      </m:oMath>
      <w:r>
        <w:t xml:space="preserve"> = 0.07; </w:t>
      </w:r>
      <w:r>
        <w:rPr>
          <w:i/>
        </w:rPr>
        <w:t>SE</w:t>
      </w:r>
      <w:r>
        <w:t xml:space="preserve"> = 0.01; </w:t>
      </w:r>
      <w:r>
        <w:rPr>
          <w:i/>
        </w:rPr>
        <w:t>Z</w:t>
      </w:r>
      <w:r>
        <w:t xml:space="preserve"> = 7.32; </w:t>
      </w:r>
      <w:r>
        <w:rPr>
          <w:i/>
        </w:rPr>
        <w:t>p</w:t>
      </w:r>
      <w:r>
        <w:t xml:space="preserve"> &lt; .001) predicted independent, and roughly equal, variance. Together, they accounted for 37% of the total variance in audience gender.</w:t>
      </w:r>
    </w:p>
    <w:p w14:paraId="497CC405" w14:textId="77777777" w:rsidR="006C353A" w:rsidRDefault="00D94022">
      <w:pPr>
        <w:pStyle w:val="BodyText"/>
      </w:pPr>
      <w:r>
        <w:t>Consistent with this general pattern, books with female primary characters also tended to be more often read to girls, compared to the overall average (</w:t>
      </w:r>
      <w:proofErr w:type="gramStart"/>
      <w:r>
        <w:rPr>
          <w:i/>
        </w:rPr>
        <w:t>t</w:t>
      </w:r>
      <w:r>
        <w:t>(</w:t>
      </w:r>
      <w:proofErr w:type="gramEnd"/>
      <w:r>
        <w:t xml:space="preserve">46) = 7.02, </w:t>
      </w:r>
      <w:r>
        <w:rPr>
          <w:i/>
        </w:rPr>
        <w:t>p</w:t>
      </w:r>
      <w:r>
        <w:t xml:space="preserve"> &lt; .001; </w:t>
      </w:r>
      <w:r>
        <w:rPr>
          <w:i/>
        </w:rPr>
        <w:t>d</w:t>
      </w:r>
      <w:r>
        <w:t xml:space="preserve"> = 1.02 [0.68, 1.54]; b). Books with male (</w:t>
      </w:r>
      <w:proofErr w:type="gramStart"/>
      <w:r>
        <w:rPr>
          <w:i/>
        </w:rPr>
        <w:t>t</w:t>
      </w:r>
      <w:r>
        <w:t>(</w:t>
      </w:r>
      <w:proofErr w:type="gramEnd"/>
      <w:r>
        <w:t xml:space="preserve">92) = -5.12, </w:t>
      </w:r>
      <w:r>
        <w:rPr>
          <w:i/>
        </w:rPr>
        <w:t>p</w:t>
      </w:r>
      <w:r>
        <w:t xml:space="preserve"> &lt; .001; </w:t>
      </w:r>
      <w:r>
        <w:rPr>
          <w:i/>
        </w:rPr>
        <w:t>d</w:t>
      </w:r>
      <w:r>
        <w:t xml:space="preserve"> = -0.53 [-0.72, -0.35]) or gender indeterminate primary characters (</w:t>
      </w:r>
      <w:r>
        <w:rPr>
          <w:i/>
        </w:rPr>
        <w:t>t</w:t>
      </w:r>
      <w:r>
        <w:t xml:space="preserve">(68) = -3.24, </w:t>
      </w:r>
      <w:r>
        <w:rPr>
          <w:i/>
        </w:rPr>
        <w:t>p</w:t>
      </w:r>
      <w:r>
        <w:t xml:space="preserve"> = 0.002; </w:t>
      </w:r>
      <w:r>
        <w:rPr>
          <w:i/>
        </w:rPr>
        <w:t>d</w:t>
      </w:r>
      <w:r>
        <w:t xml:space="preserve"> = -0.39 [-0.57, -0.19]) tended to be more often read to boys. Notably, the effect size for girls was more than twice that of boys, suggesting that there was a stronger bias to read books with female characters to girls, relative to books with male characters to boys. There was no bias in audience gender for books with multiple primary characters of different genders (</w:t>
      </w:r>
      <w:proofErr w:type="gramStart"/>
      <w:r>
        <w:rPr>
          <w:i/>
        </w:rPr>
        <w:t>t</w:t>
      </w:r>
      <w:r>
        <w:t>(</w:t>
      </w:r>
      <w:proofErr w:type="gramEnd"/>
      <w:r>
        <w:t xml:space="preserve">16) = 0.24, </w:t>
      </w:r>
      <w:r>
        <w:rPr>
          <w:i/>
        </w:rPr>
        <w:t>p</w:t>
      </w:r>
      <w:r>
        <w:t xml:space="preserve"> = 0.81; </w:t>
      </w:r>
      <w:r>
        <w:rPr>
          <w:i/>
        </w:rPr>
        <w:t>d</w:t>
      </w:r>
      <w:r>
        <w:t xml:space="preserve"> = 0.06 [-0.36, 0.82]) or books without primary characters (</w:t>
      </w:r>
      <w:r>
        <w:rPr>
          <w:i/>
        </w:rPr>
        <w:t>t</w:t>
      </w:r>
      <w:r>
        <w:t xml:space="preserve">(19) = -0.56, </w:t>
      </w:r>
      <w:r>
        <w:rPr>
          <w:i/>
        </w:rPr>
        <w:t>p</w:t>
      </w:r>
      <w:r>
        <w:t xml:space="preserve"> = 0.58; </w:t>
      </w:r>
      <w:r>
        <w:rPr>
          <w:i/>
        </w:rPr>
        <w:t>d</w:t>
      </w:r>
      <w:r>
        <w:t xml:space="preserve"> = -0.13 [-0.72, 0.29]).</w:t>
      </w:r>
    </w:p>
    <w:p w14:paraId="5278C56A" w14:textId="77777777" w:rsidR="006C353A" w:rsidRDefault="00D94022">
      <w:r>
        <w:rPr>
          <w:noProof/>
        </w:rPr>
        <w:lastRenderedPageBreak/>
        <w:drawing>
          <wp:inline distT="0" distB="0" distL="0" distR="0" wp14:anchorId="21D5E4E8" wp14:editId="25BB514E">
            <wp:extent cx="5969000" cy="5969000"/>
            <wp:effectExtent l="0" t="0" r="0" b="0"/>
            <wp:docPr id="4" name="Picture" descr="Figure 4: Distribution across books of audience gender as a function of primary character gender. Colored points show individuals books. Dashed line shows grand mean of proportion female audience. Black points and ranges show mean and bootstrapped 95% percent confidence intervals for books of each primary character gender type."/>
            <wp:cNvGraphicFramePr/>
            <a:graphic xmlns:a="http://schemas.openxmlformats.org/drawingml/2006/main">
              <a:graphicData uri="http://schemas.openxmlformats.org/drawingml/2006/picture">
                <pic:pic xmlns:pic="http://schemas.openxmlformats.org/drawingml/2006/picture">
                  <pic:nvPicPr>
                    <pic:cNvPr id="0" name="Picture" descr="kidbookgender_psych_sci_files/figure-docx/characterplots-1.png"/>
                    <pic:cNvPicPr>
                      <a:picLocks noChangeAspect="1" noChangeArrowheads="1"/>
                    </pic:cNvPicPr>
                  </pic:nvPicPr>
                  <pic:blipFill>
                    <a:blip r:embed="rId16"/>
                    <a:stretch>
                      <a:fillRect/>
                    </a:stretch>
                  </pic:blipFill>
                  <pic:spPr bwMode="auto">
                    <a:xfrm>
                      <a:off x="0" y="0"/>
                      <a:ext cx="5969000" cy="5969000"/>
                    </a:xfrm>
                    <a:prstGeom prst="rect">
                      <a:avLst/>
                    </a:prstGeom>
                    <a:noFill/>
                    <a:ln w="9525">
                      <a:noFill/>
                      <a:headEnd/>
                      <a:tailEnd/>
                    </a:ln>
                  </pic:spPr>
                </pic:pic>
              </a:graphicData>
            </a:graphic>
          </wp:inline>
        </w:drawing>
      </w:r>
    </w:p>
    <w:p w14:paraId="7E3A45ED" w14:textId="77777777" w:rsidR="006C353A" w:rsidRDefault="00D94022">
      <w:pPr>
        <w:pStyle w:val="ImageCaption"/>
      </w:pPr>
      <w:r>
        <w:t>Figure 4: Distribution across books of audience gender as a function of primary character gender. Colored points show individuals books. Dashed line shows grand mean of proportion female audience. Black points and ranges show mean and bootstrapped 95% percent confidence intervals for books of each primary character gender type.</w:t>
      </w:r>
    </w:p>
    <w:p w14:paraId="1C998DCF" w14:textId="77777777" w:rsidR="006C353A" w:rsidRDefault="00D94022">
      <w:pPr>
        <w:pStyle w:val="BodyText"/>
      </w:pPr>
      <w:r>
        <w:lastRenderedPageBreak/>
        <w:t>In sum, these findings suggest that children’s books featuring a particular gender and content associated with that gender tend to be read disproportionately to children of that same gender.</w:t>
      </w:r>
    </w:p>
    <w:p w14:paraId="49E209A7" w14:textId="77777777" w:rsidR="006C353A" w:rsidRDefault="00D94022">
      <w:pPr>
        <w:pStyle w:val="Heading1"/>
      </w:pPr>
      <w:bookmarkStart w:id="84" w:name="general-discussion"/>
      <w:r>
        <w:t>General Discussion</w:t>
      </w:r>
      <w:bookmarkEnd w:id="84"/>
    </w:p>
    <w:p w14:paraId="7F992222" w14:textId="2C11224B" w:rsidR="006C353A" w:rsidRDefault="00D94022">
      <w:pPr>
        <w:pStyle w:val="FirstParagraph"/>
      </w:pPr>
      <w:r>
        <w:t>What gender messages are conveyed by popular children’s books and who is being exposed to them? We constructed a corpus of 247 contemporary children’s books and analyzed the extent to which the books contain gender stereotypes. Using adult judgments of individual words, we found that over half of the words in the corpus tended to be associated with a particular gender</w:t>
      </w:r>
      <w:ins w:id="85" w:author="molly lewis" w:date="2020-12-03T15:55:00Z">
        <w:r w:rsidR="009B4E82">
          <w:t xml:space="preserve">, and tended to cohere in </w:t>
        </w:r>
      </w:ins>
      <w:del w:id="86" w:author="molly lewis" w:date="2020-12-03T15:55:00Z">
        <w:r w:rsidDel="009B4E82">
          <w:delText>.</w:delText>
        </w:r>
      </w:del>
      <w:moveToRangeStart w:id="87" w:author="molly lewis" w:date="2020-12-03T15:53:00Z" w:name="move57903198"/>
      <w:commentRangeStart w:id="88"/>
      <w:commentRangeStart w:id="89"/>
      <w:moveTo w:id="90" w:author="molly lewis" w:date="2020-12-03T15:53:00Z">
        <w:del w:id="91" w:author="molly lewis" w:date="2020-12-03T15:54:00Z">
          <w:r w:rsidR="009B4E82" w:rsidDel="009B4E82">
            <w:delText>We</w:delText>
          </w:r>
          <w:commentRangeEnd w:id="88"/>
          <w:r w:rsidR="009B4E82" w:rsidDel="009B4E82">
            <w:rPr>
              <w:rStyle w:val="CommentReference"/>
              <w:rFonts w:asciiTheme="minorHAnsi" w:hAnsiTheme="minorHAnsi"/>
            </w:rPr>
            <w:commentReference w:id="88"/>
          </w:r>
          <w:commentRangeEnd w:id="89"/>
          <w:r w:rsidR="009B4E82" w:rsidDel="009B4E82">
            <w:rPr>
              <w:rStyle w:val="CommentReference"/>
              <w:rFonts w:asciiTheme="minorHAnsi" w:hAnsiTheme="minorHAnsi"/>
            </w:rPr>
            <w:commentReference w:id="89"/>
          </w:r>
          <w:r w:rsidR="009B4E82" w:rsidDel="009B4E82">
            <w:delText xml:space="preserve"> then used word embedding models to explore the semantic associates of words in the corpus, finding that</w:delText>
          </w:r>
        </w:del>
        <w:del w:id="92" w:author="molly lewis" w:date="2020-12-03T15:55:00Z">
          <w:r w:rsidR="009B4E82" w:rsidDel="009B4E82">
            <w:delText xml:space="preserve"> gender-biased words formed </w:delText>
          </w:r>
        </w:del>
        <w:r w:rsidR="009B4E82">
          <w:t xml:space="preserve">gender stereotypical categories (e.g., social interaction for females; physical interaction for males). </w:t>
        </w:r>
      </w:moveTo>
      <w:moveToRangeStart w:id="93" w:author="molly lewis" w:date="2020-11-30T17:25:00Z" w:name="move57649533"/>
      <w:moveToRangeEnd w:id="87"/>
      <w:moveTo w:id="94" w:author="molly lewis" w:date="2020-11-30T17:25:00Z">
        <w:r w:rsidR="000007B7">
          <w:t xml:space="preserve">At the book level, we found that books varied in their </w:t>
        </w:r>
        <w:proofErr w:type="spellStart"/>
        <w:r w:rsidR="000007B7">
          <w:t>genderedness</w:t>
        </w:r>
        <w:proofErr w:type="spellEnd"/>
        <w:r w:rsidR="000007B7">
          <w:t xml:space="preserve">, and contained statistical regularities reflecting gender stereotypes (e.g., girl characters tended to do stereotypically girl activities). </w:t>
        </w:r>
      </w:moveTo>
      <w:moveToRangeEnd w:id="93"/>
      <w:r>
        <w:t xml:space="preserve"> </w:t>
      </w:r>
      <w:moveFromRangeStart w:id="95" w:author="molly lewis" w:date="2020-12-03T15:53:00Z" w:name="move57903198"/>
      <w:commentRangeStart w:id="96"/>
      <w:commentRangeStart w:id="97"/>
      <w:moveFrom w:id="98" w:author="molly lewis" w:date="2020-12-03T15:53:00Z">
        <w:r w:rsidDel="009B4E82">
          <w:t>We</w:t>
        </w:r>
        <w:commentRangeEnd w:id="96"/>
        <w:r w:rsidR="00102F68" w:rsidDel="009B4E82">
          <w:rPr>
            <w:rStyle w:val="CommentReference"/>
            <w:rFonts w:asciiTheme="minorHAnsi" w:hAnsiTheme="minorHAnsi"/>
          </w:rPr>
          <w:commentReference w:id="96"/>
        </w:r>
        <w:commentRangeEnd w:id="97"/>
        <w:r w:rsidR="00FE795C" w:rsidDel="009B4E82">
          <w:rPr>
            <w:rStyle w:val="CommentReference"/>
            <w:rFonts w:asciiTheme="minorHAnsi" w:hAnsiTheme="minorHAnsi"/>
          </w:rPr>
          <w:commentReference w:id="97"/>
        </w:r>
        <w:r w:rsidDel="009B4E82">
          <w:t xml:space="preserve"> then used word embedding models to explore the semantic associates of words in the corpus, finding that gender-biased words formed gender stereotypical categories (e.g., social interaction for females; physical interaction for males). </w:t>
        </w:r>
      </w:moveFrom>
      <w:moveFromRangeEnd w:id="95"/>
      <w:r>
        <w:t xml:space="preserve">Further, </w:t>
      </w:r>
      <w:ins w:id="99" w:author="molly lewis" w:date="2020-12-03T15:59:00Z">
        <w:r w:rsidR="009B4E82">
          <w:t>the language statistics of the corpus itself</w:t>
        </w:r>
        <w:r w:rsidR="009B4E82">
          <w:t xml:space="preserve"> </w:t>
        </w:r>
        <w:r w:rsidR="0095376A">
          <w:t xml:space="preserve">reflected </w:t>
        </w:r>
      </w:ins>
      <w:r>
        <w:t>word gender biases elicited from adult judgments and more specific gender stereotypes (e.g., boys are relatively better at math, and girls are relatively better at reading</w:t>
      </w:r>
      <w:del w:id="100" w:author="molly lewis" w:date="2020-12-03T16:00:00Z">
        <w:r w:rsidDel="0095376A">
          <w:delText>)</w:delText>
        </w:r>
      </w:del>
      <w:del w:id="101" w:author="molly lewis" w:date="2020-12-03T15:59:00Z">
        <w:r w:rsidDel="0095376A">
          <w:delText xml:space="preserve"> were reflected in</w:delText>
        </w:r>
        <w:r w:rsidDel="009B4E82">
          <w:delText xml:space="preserve"> the language statistics of the corpus itself</w:delText>
        </w:r>
      </w:del>
      <w:del w:id="102" w:author="molly lewis" w:date="2020-12-03T16:00:00Z">
        <w:r w:rsidDel="0095376A">
          <w:delText xml:space="preserve">, </w:delText>
        </w:r>
        <w:r w:rsidRPr="009A4339" w:rsidDel="0095376A">
          <w:rPr>
            <w:iCs/>
          </w:rPr>
          <w:delText>and</w:delText>
        </w:r>
      </w:del>
      <w:ins w:id="103" w:author="molly lewis" w:date="2020-12-03T16:00:00Z">
        <w:r w:rsidR="0095376A">
          <w:t>). These biases</w:t>
        </w:r>
      </w:ins>
      <w:r>
        <w:t xml:space="preserve"> were more exaggerated</w:t>
      </w:r>
      <w:ins w:id="104" w:author="molly lewis" w:date="2020-12-03T16:01:00Z">
        <w:r w:rsidR="0095376A">
          <w:t xml:space="preserve"> in the children’s book corpus, relative to</w:t>
        </w:r>
      </w:ins>
      <w:del w:id="105" w:author="molly lewis" w:date="2020-12-03T16:01:00Z">
        <w:r w:rsidDel="0095376A">
          <w:delText xml:space="preserve"> than in</w:delText>
        </w:r>
      </w:del>
      <w:r>
        <w:t xml:space="preserve"> adult fiction</w:t>
      </w:r>
      <w:ins w:id="106" w:author="molly lewis" w:date="2020-12-03T16:44:00Z">
        <w:r w:rsidR="006314F9">
          <w:t>.</w:t>
        </w:r>
        <w:r w:rsidR="006314F9" w:rsidDel="0095376A">
          <w:t xml:space="preserve"> </w:t>
        </w:r>
      </w:ins>
      <w:del w:id="107" w:author="molly lewis" w:date="2020-12-03T16:01:00Z">
        <w:r w:rsidDel="0095376A">
          <w:delText xml:space="preserve">. </w:delText>
        </w:r>
      </w:del>
      <w:moveFromRangeStart w:id="108" w:author="molly lewis" w:date="2020-11-30T17:25:00Z" w:name="move57649533"/>
      <w:moveFrom w:id="109" w:author="molly lewis" w:date="2020-11-30T17:25:00Z">
        <w:del w:id="110" w:author="molly lewis" w:date="2020-12-03T16:01:00Z">
          <w:r w:rsidDel="0095376A">
            <w:delText xml:space="preserve">At the book level, we found that books varied in their genderedness, and contained statistical regularities reflecting gender stereotypes (e.g., girl characters tended to do stereotypically girl activities). </w:delText>
          </w:r>
        </w:del>
      </w:moveFrom>
      <w:moveFromRangeEnd w:id="108"/>
      <w:commentRangeStart w:id="111"/>
      <w:del w:id="112" w:author="molly lewis" w:date="2020-12-03T16:01:00Z">
        <w:r w:rsidDel="0095376A">
          <w:delText>These statistical regularities</w:delText>
        </w:r>
      </w:del>
      <w:del w:id="113" w:author="molly lewis" w:date="2020-12-03T16:44:00Z">
        <w:r w:rsidDel="006314F9">
          <w:delText xml:space="preserve"> were stronger for female stereotypes relative to male stereotypes. </w:delText>
        </w:r>
        <w:commentRangeEnd w:id="111"/>
        <w:r w:rsidR="00FE795C" w:rsidDel="006314F9">
          <w:rPr>
            <w:rStyle w:val="CommentReference"/>
            <w:rFonts w:asciiTheme="minorHAnsi" w:hAnsiTheme="minorHAnsi"/>
          </w:rPr>
          <w:commentReference w:id="111"/>
        </w:r>
      </w:del>
      <w:r>
        <w:t xml:space="preserve">Finally, we derived a novel metric for measuring the gender distribution of a book’s audience using automated analysis of book reviews. Children tended to be exposed to books that conveyed gender stereotypes about their own gender. Our work provides the first quantitative assessment of </w:t>
      </w:r>
      <w:r w:rsidR="00FE795C">
        <w:t xml:space="preserve">how gender is represented in </w:t>
      </w:r>
      <w:r>
        <w:t>contemporary children’s books and reveals that they contain many statistical regularities that could inform children’s understanding of gender stereotypes.</w:t>
      </w:r>
    </w:p>
    <w:p w14:paraId="30BF63B8" w14:textId="77777777" w:rsidR="006C353A" w:rsidRDefault="00D94022">
      <w:pPr>
        <w:pStyle w:val="BodyText"/>
      </w:pPr>
      <w:r>
        <w:t xml:space="preserve">There are several reasons to think that the statistical regularities we identified in children’s books may be shaping children’s gender stereotypes. First, many of the stereotypical patterns that </w:t>
      </w:r>
      <w:r>
        <w:lastRenderedPageBreak/>
        <w:t>we report are implicit in the distributional statistics of the text, rather than conveyed via explicit statements (“boys are better at math than girls”). The implicit nature of these messages may make them particularly difficult for adult readers to track or explicitly contradict. Second, children are exposed to books with a caregiver (compared to, e.g., watching TV). The caregiver’s presence may signal implicit endorsement of these stereotypes as correct or desirable and lead the child to make to stronger inferences (Lewis &amp; Frank, 2016; Xu &amp; Tenenbaum, 2007). Third, our data suggest that children tend to be exposed to books that contain gender stereotypes of their own gender presenting children with more information about own-gender-consistent associations. This may make gender-inconsistent preferences less familiar to children and therefore more difficult to emulate (Bussey &amp; Bandura, 1999). Filtered through children’s cognitive and social biases, children’s books may therefore be a potent means of teaching children about gender stereotypes.</w:t>
      </w:r>
    </w:p>
    <w:p w14:paraId="39615CF1" w14:textId="4CFA4E4B" w:rsidR="006C353A" w:rsidRDefault="00D94022">
      <w:pPr>
        <w:pStyle w:val="BodyText"/>
      </w:pPr>
      <w:r>
        <w:t xml:space="preserve">Our work characterizes the messages in the text of children’s books and begins to address the role they play in socialization, but there are a number of open questions about the causal link between the statistical regularities we observe and the gender stereotypes that children form. Importantly, little is known about how children themselves perceive the messages contained within these books. In the work presented here, we primarily measure word gender bias via adult judgments, yet children do not have the extensive knowledge and experience that underlies adult judgments. The fact that word embedding models trained exclusively on the statistics of the children’s book corpus reflect adult-like word gender biases suggests that the adult gender biases could in principle be learned from sources like children’s book text, but </w:t>
      </w:r>
      <w:r w:rsidR="00FE795C">
        <w:t xml:space="preserve">whether they are remains </w:t>
      </w:r>
      <w:r>
        <w:t>an open question. Future work could more directly address these questions by eliciting child ratings of word gender, and by experimentally manipulating the statistics of children’s linguistic input about gender.</w:t>
      </w:r>
    </w:p>
    <w:p w14:paraId="67374DE2" w14:textId="399A7987" w:rsidR="006C353A" w:rsidRDefault="00D94022">
      <w:pPr>
        <w:pStyle w:val="BodyText"/>
      </w:pPr>
      <w:r>
        <w:lastRenderedPageBreak/>
        <w:t>An unanswered question from our data is whether the tendency for children to be read books matching their own gender is due to caregiver or child preferences. This question is important in light of recent data on gender development in transgender children (</w:t>
      </w:r>
      <w:proofErr w:type="spellStart"/>
      <w:r>
        <w:t>Gülgöz</w:t>
      </w:r>
      <w:proofErr w:type="spellEnd"/>
      <w:r>
        <w:t xml:space="preserve"> et al., 2019). Transgender children show strong identity with the gender they feel they are by </w:t>
      </w:r>
      <w:r w:rsidR="00FE795C">
        <w:t xml:space="preserve">age </w:t>
      </w:r>
      <w:r>
        <w:t>three. If transgender children play an active role in their own socialization (Martin &amp; Ruble, 2004), our data suggest that children’s books could be an early source of gender information for transgender children.</w:t>
      </w:r>
    </w:p>
    <w:p w14:paraId="4FB3CA1E" w14:textId="7634F832" w:rsidR="006C353A" w:rsidRDefault="00D94022">
      <w:pPr>
        <w:pStyle w:val="BodyText"/>
      </w:pPr>
      <w:r>
        <w:t xml:space="preserve">There is no doubt that shared reading has numerous benefits. However, our data show that embedded within contemporary children’s books are pervasive gender stereotypes — indeed stronger than those found in adult-directed literature. Exposure to these language-embedded biases may lead to beliefs that help entrench gender disparities. Our work suggests caregivers may be able to influence children’s gender stereotype development through their choices in which books </w:t>
      </w:r>
      <w:r w:rsidR="00FE795C">
        <w:t xml:space="preserve">they </w:t>
      </w:r>
      <w:r>
        <w:t>read to their children.</w:t>
      </w:r>
    </w:p>
    <w:p w14:paraId="3F5DB3C5" w14:textId="77777777" w:rsidR="006C353A" w:rsidRDefault="00D94022">
      <w:r>
        <w:br w:type="page"/>
      </w:r>
    </w:p>
    <w:p w14:paraId="08C6625D" w14:textId="77777777" w:rsidR="006C353A" w:rsidRDefault="00D94022">
      <w:pPr>
        <w:pStyle w:val="Heading1"/>
      </w:pPr>
      <w:bookmarkStart w:id="114" w:name="references"/>
      <w:r>
        <w:lastRenderedPageBreak/>
        <w:t>References</w:t>
      </w:r>
      <w:bookmarkEnd w:id="114"/>
    </w:p>
    <w:p w14:paraId="3DB83C70" w14:textId="77777777" w:rsidR="006C353A" w:rsidRDefault="00D94022">
      <w:pPr>
        <w:pStyle w:val="Bibliography"/>
      </w:pPr>
      <w:bookmarkStart w:id="115" w:name="refs"/>
      <w:proofErr w:type="spellStart"/>
      <w:r>
        <w:t>Bian</w:t>
      </w:r>
      <w:proofErr w:type="spellEnd"/>
      <w:r>
        <w:t xml:space="preserve">, L., Leslie, S.-J., &amp; </w:t>
      </w:r>
      <w:proofErr w:type="spellStart"/>
      <w:r>
        <w:t>Cimpian</w:t>
      </w:r>
      <w:proofErr w:type="spellEnd"/>
      <w:r>
        <w:t xml:space="preserve">, A. (2017). Gender stereotypes about intellectual ability emerge early and influence children’s interests. </w:t>
      </w:r>
      <w:r>
        <w:rPr>
          <w:i/>
        </w:rPr>
        <w:t>Science</w:t>
      </w:r>
      <w:r>
        <w:t xml:space="preserve">, </w:t>
      </w:r>
      <w:r>
        <w:rPr>
          <w:i/>
        </w:rPr>
        <w:t>355</w:t>
      </w:r>
      <w:r>
        <w:t>(6323), 389–391.</w:t>
      </w:r>
    </w:p>
    <w:p w14:paraId="5FF3666F" w14:textId="77777777" w:rsidR="006C353A" w:rsidRDefault="00D94022">
      <w:pPr>
        <w:pStyle w:val="Bibliography"/>
      </w:pPr>
      <w:r>
        <w:t xml:space="preserve">Bojanowski, P., Grave, E., </w:t>
      </w:r>
      <w:proofErr w:type="spellStart"/>
      <w:r>
        <w:t>Joulin</w:t>
      </w:r>
      <w:proofErr w:type="spellEnd"/>
      <w:r>
        <w:t xml:space="preserve">, A., &amp; </w:t>
      </w:r>
      <w:proofErr w:type="spellStart"/>
      <w:r>
        <w:t>Mikolov</w:t>
      </w:r>
      <w:proofErr w:type="spellEnd"/>
      <w:r>
        <w:t xml:space="preserve">, T. (2016). Enriching word vectors with </w:t>
      </w:r>
      <w:proofErr w:type="spellStart"/>
      <w:r>
        <w:t>subword</w:t>
      </w:r>
      <w:proofErr w:type="spellEnd"/>
      <w:r>
        <w:t xml:space="preserve"> information. </w:t>
      </w:r>
      <w:proofErr w:type="spellStart"/>
      <w:r>
        <w:rPr>
          <w:i/>
        </w:rPr>
        <w:t>arXiv</w:t>
      </w:r>
      <w:proofErr w:type="spellEnd"/>
      <w:r>
        <w:rPr>
          <w:i/>
        </w:rPr>
        <w:t xml:space="preserve"> Preprint arXiv:1607.01759</w:t>
      </w:r>
      <w:r>
        <w:t>.</w:t>
      </w:r>
    </w:p>
    <w:p w14:paraId="17AD90AF" w14:textId="77777777" w:rsidR="006C353A" w:rsidRDefault="00D94022">
      <w:pPr>
        <w:pStyle w:val="Bibliography"/>
      </w:pPr>
      <w:r>
        <w:t xml:space="preserve">Bus, A. G., Van </w:t>
      </w:r>
      <w:proofErr w:type="spellStart"/>
      <w:r>
        <w:t>Ijzendoorn</w:t>
      </w:r>
      <w:proofErr w:type="spellEnd"/>
      <w:r>
        <w:t xml:space="preserve">, M. H., &amp; Pellegrini, A. D. (1995). Joint book reading makes for success in learning to read: A meta-analysis on intergenerational transmission of literacy. </w:t>
      </w:r>
      <w:r>
        <w:rPr>
          <w:i/>
        </w:rPr>
        <w:t>Review of Educational Research</w:t>
      </w:r>
      <w:r>
        <w:t xml:space="preserve">, </w:t>
      </w:r>
      <w:r>
        <w:rPr>
          <w:i/>
        </w:rPr>
        <w:t>65</w:t>
      </w:r>
      <w:r>
        <w:t>(1), 1–21.</w:t>
      </w:r>
    </w:p>
    <w:p w14:paraId="789453AD" w14:textId="77777777" w:rsidR="006C353A" w:rsidRDefault="00D94022">
      <w:pPr>
        <w:pStyle w:val="Bibliography"/>
      </w:pPr>
      <w:r>
        <w:t xml:space="preserve">Bussey, K., &amp; Bandura, A. (1999). Social cognitive theory of gender development and differentiation. </w:t>
      </w:r>
      <w:r>
        <w:rPr>
          <w:i/>
        </w:rPr>
        <w:t>Psychological Review</w:t>
      </w:r>
      <w:r>
        <w:t xml:space="preserve">, </w:t>
      </w:r>
      <w:r>
        <w:rPr>
          <w:i/>
        </w:rPr>
        <w:t>106</w:t>
      </w:r>
      <w:r>
        <w:t>(4), 676.</w:t>
      </w:r>
    </w:p>
    <w:p w14:paraId="6D5B0656" w14:textId="77777777" w:rsidR="006C353A" w:rsidRDefault="00D94022">
      <w:pPr>
        <w:pStyle w:val="Bibliography"/>
      </w:pPr>
      <w:proofErr w:type="spellStart"/>
      <w:r>
        <w:t>Caliskan</w:t>
      </w:r>
      <w:proofErr w:type="spellEnd"/>
      <w:r>
        <w:t xml:space="preserve">, A., Bryson, J. J., &amp; Narayanan, A. (2017). Semantics derived automatically from language corpora contain human-like biases. </w:t>
      </w:r>
      <w:r>
        <w:rPr>
          <w:i/>
        </w:rPr>
        <w:t>Science</w:t>
      </w:r>
      <w:r>
        <w:t xml:space="preserve">, </w:t>
      </w:r>
      <w:r>
        <w:rPr>
          <w:i/>
        </w:rPr>
        <w:t>356</w:t>
      </w:r>
      <w:r>
        <w:t>(6334), 183–186.</w:t>
      </w:r>
    </w:p>
    <w:p w14:paraId="580F000F" w14:textId="77777777" w:rsidR="006C353A" w:rsidRDefault="00D94022">
      <w:pPr>
        <w:pStyle w:val="Bibliography"/>
      </w:pPr>
      <w:r>
        <w:t xml:space="preserve">Chen, D., Peterson, J. C., &amp; Griffiths, T. L. (2017). Evaluating vector-space models of analogy. </w:t>
      </w:r>
      <w:proofErr w:type="spellStart"/>
      <w:r>
        <w:rPr>
          <w:i/>
        </w:rPr>
        <w:t>arXiv</w:t>
      </w:r>
      <w:proofErr w:type="spellEnd"/>
      <w:r>
        <w:rPr>
          <w:i/>
        </w:rPr>
        <w:t xml:space="preserve"> Preprint arXiv:1705.04416</w:t>
      </w:r>
      <w:r>
        <w:t>.</w:t>
      </w:r>
    </w:p>
    <w:p w14:paraId="5282322A" w14:textId="77777777" w:rsidR="006C353A" w:rsidRDefault="00D94022">
      <w:pPr>
        <w:pStyle w:val="Bibliography"/>
      </w:pPr>
      <w:r>
        <w:t xml:space="preserve">Chick, K. A., Heilman-Houser, R. A., &amp; Hunter, M. W. (2002). The impact of </w:t>
      </w:r>
      <w:proofErr w:type="gramStart"/>
      <w:r>
        <w:t>child care</w:t>
      </w:r>
      <w:proofErr w:type="gramEnd"/>
      <w:r>
        <w:t xml:space="preserve"> on gender role development and gender stereotypes. </w:t>
      </w:r>
      <w:r>
        <w:rPr>
          <w:i/>
        </w:rPr>
        <w:t>Early Childhood Education Journal</w:t>
      </w:r>
      <w:r>
        <w:t xml:space="preserve">, </w:t>
      </w:r>
      <w:r>
        <w:rPr>
          <w:i/>
        </w:rPr>
        <w:t>29</w:t>
      </w:r>
      <w:r>
        <w:t>(3), 149–154.</w:t>
      </w:r>
    </w:p>
    <w:p w14:paraId="67CB529E" w14:textId="77777777" w:rsidR="006C353A" w:rsidRDefault="00D94022">
      <w:pPr>
        <w:pStyle w:val="Bibliography"/>
      </w:pPr>
      <w:proofErr w:type="spellStart"/>
      <w:r>
        <w:t>Cimpian</w:t>
      </w:r>
      <w:proofErr w:type="spellEnd"/>
      <w:r>
        <w:t>, A., &amp; Markman, E. M. (2011). The generic/</w:t>
      </w:r>
      <w:proofErr w:type="spellStart"/>
      <w:r>
        <w:t>nongeneric</w:t>
      </w:r>
      <w:proofErr w:type="spellEnd"/>
      <w:r>
        <w:t xml:space="preserve"> distinction influences how children interpret new information about social others. </w:t>
      </w:r>
      <w:r>
        <w:rPr>
          <w:i/>
        </w:rPr>
        <w:t>Child Development</w:t>
      </w:r>
      <w:r>
        <w:t xml:space="preserve">, </w:t>
      </w:r>
      <w:r>
        <w:rPr>
          <w:i/>
        </w:rPr>
        <w:t>82</w:t>
      </w:r>
      <w:r>
        <w:t>(2), 471–492.</w:t>
      </w:r>
    </w:p>
    <w:p w14:paraId="7E2D5DAC" w14:textId="77777777" w:rsidR="006C353A" w:rsidRDefault="00D94022">
      <w:pPr>
        <w:pStyle w:val="Bibliography"/>
      </w:pPr>
      <w:proofErr w:type="spellStart"/>
      <w:r>
        <w:lastRenderedPageBreak/>
        <w:t>Cvencek</w:t>
      </w:r>
      <w:proofErr w:type="spellEnd"/>
      <w:r>
        <w:t xml:space="preserve">, D., Greenwald, A. G., &amp; Meltzoff, A. N. (2011a). Measuring implicit attitudes of 4-year-olds: The Preschool Implicit Association Test. </w:t>
      </w:r>
      <w:r>
        <w:rPr>
          <w:i/>
        </w:rPr>
        <w:t>Journal of Experimental Child Psychology</w:t>
      </w:r>
      <w:r>
        <w:t xml:space="preserve">, </w:t>
      </w:r>
      <w:r>
        <w:rPr>
          <w:i/>
        </w:rPr>
        <w:t>109</w:t>
      </w:r>
      <w:r>
        <w:t>(2), 187–200.</w:t>
      </w:r>
    </w:p>
    <w:p w14:paraId="2D6F8D5E" w14:textId="77777777" w:rsidR="006C353A" w:rsidRDefault="00D94022">
      <w:pPr>
        <w:pStyle w:val="Bibliography"/>
      </w:pPr>
      <w:proofErr w:type="spellStart"/>
      <w:r>
        <w:t>Cvencek</w:t>
      </w:r>
      <w:proofErr w:type="spellEnd"/>
      <w:r>
        <w:t xml:space="preserve">, D., Meltzoff, A. N., &amp; Greenwald, A. G. (2011b). Math–gender stereotypes in elementary school children. </w:t>
      </w:r>
      <w:r>
        <w:rPr>
          <w:i/>
        </w:rPr>
        <w:t>Child Development</w:t>
      </w:r>
      <w:r>
        <w:t xml:space="preserve">, </w:t>
      </w:r>
      <w:r>
        <w:rPr>
          <w:i/>
        </w:rPr>
        <w:t>82</w:t>
      </w:r>
      <w:r>
        <w:t>(3), 766–779.</w:t>
      </w:r>
    </w:p>
    <w:p w14:paraId="2B8F089F" w14:textId="77777777" w:rsidR="006C353A" w:rsidRDefault="00D94022">
      <w:pPr>
        <w:pStyle w:val="Bibliography"/>
      </w:pPr>
      <w:proofErr w:type="spellStart"/>
      <w:r>
        <w:t>D’Addario</w:t>
      </w:r>
      <w:proofErr w:type="spellEnd"/>
      <w:r>
        <w:t xml:space="preserve">, Daniel, Nathan, G., &amp; </w:t>
      </w:r>
      <w:proofErr w:type="spellStart"/>
      <w:r>
        <w:t>Rayman</w:t>
      </w:r>
      <w:proofErr w:type="spellEnd"/>
      <w:r>
        <w:t xml:space="preserve">, N. (n.d.). The 100 best children’s books of all time. Retrieved from </w:t>
      </w:r>
      <w:hyperlink r:id="rId17">
        <w:r>
          <w:rPr>
            <w:rStyle w:val="Hyperlink"/>
          </w:rPr>
          <w:t>http://time.com/100-best-childrens-books/</w:t>
        </w:r>
      </w:hyperlink>
    </w:p>
    <w:p w14:paraId="294A7B74" w14:textId="77777777" w:rsidR="006C353A" w:rsidRDefault="00D94022">
      <w:pPr>
        <w:pStyle w:val="Bibliography"/>
      </w:pPr>
      <w:r>
        <w:t xml:space="preserve">Davies, M. (2008). The Corpus of Contemporary American English: 450 million words, 1990-present. </w:t>
      </w:r>
      <w:r>
        <w:rPr>
          <w:i/>
        </w:rPr>
        <w:t>https://www.english-Corpora.org/Coca/</w:t>
      </w:r>
      <w:r>
        <w:t>.</w:t>
      </w:r>
    </w:p>
    <w:p w14:paraId="296ED3C1" w14:textId="77777777" w:rsidR="006C353A" w:rsidRDefault="00D94022">
      <w:pPr>
        <w:pStyle w:val="Bibliography"/>
      </w:pPr>
      <w:proofErr w:type="spellStart"/>
      <w:r>
        <w:t>Diekman</w:t>
      </w:r>
      <w:proofErr w:type="spellEnd"/>
      <w:r>
        <w:t xml:space="preserve">, A. B., &amp; </w:t>
      </w:r>
      <w:proofErr w:type="spellStart"/>
      <w:r>
        <w:t>Murnen</w:t>
      </w:r>
      <w:proofErr w:type="spellEnd"/>
      <w:r>
        <w:t xml:space="preserve">, S. K. (2004). Learning to be little women and little men: The inequitable gender equality of nonsexist children’s literature. </w:t>
      </w:r>
      <w:r>
        <w:rPr>
          <w:i/>
        </w:rPr>
        <w:t>Sex Roles</w:t>
      </w:r>
      <w:r>
        <w:t xml:space="preserve">, </w:t>
      </w:r>
      <w:r>
        <w:rPr>
          <w:i/>
        </w:rPr>
        <w:t>50</w:t>
      </w:r>
      <w:r>
        <w:t>(5-6), 373–385.</w:t>
      </w:r>
    </w:p>
    <w:p w14:paraId="1BBE58F3" w14:textId="77777777" w:rsidR="006C353A" w:rsidRDefault="00D94022">
      <w:pPr>
        <w:pStyle w:val="Bibliography"/>
      </w:pPr>
      <w:proofErr w:type="spellStart"/>
      <w:r>
        <w:t>Duursma</w:t>
      </w:r>
      <w:proofErr w:type="spellEnd"/>
      <w:r>
        <w:t xml:space="preserve">, E., </w:t>
      </w:r>
      <w:proofErr w:type="spellStart"/>
      <w:r>
        <w:t>Augustyn</w:t>
      </w:r>
      <w:proofErr w:type="spellEnd"/>
      <w:r>
        <w:t xml:space="preserve">, M., &amp; Zuckerman, B. (2008). Reading aloud to children: The evidence. </w:t>
      </w:r>
      <w:r>
        <w:rPr>
          <w:i/>
        </w:rPr>
        <w:t>Archives of Disease in Childhood</w:t>
      </w:r>
      <w:r>
        <w:t xml:space="preserve">, </w:t>
      </w:r>
      <w:r>
        <w:rPr>
          <w:i/>
        </w:rPr>
        <w:t>93</w:t>
      </w:r>
      <w:r>
        <w:t>(7), 554–557.</w:t>
      </w:r>
    </w:p>
    <w:p w14:paraId="706720D7" w14:textId="77777777" w:rsidR="006C353A" w:rsidRDefault="00D94022">
      <w:pPr>
        <w:pStyle w:val="Bibliography"/>
      </w:pPr>
      <w:r>
        <w:t xml:space="preserve">Gelman, S. A., &amp; Taylor, M. G. (2000). Gender essentialism in cognitive development. </w:t>
      </w:r>
      <w:r>
        <w:rPr>
          <w:i/>
        </w:rPr>
        <w:t>Toward a Feminist Developmental Psychology</w:t>
      </w:r>
      <w:r>
        <w:t>, 169–190.</w:t>
      </w:r>
    </w:p>
    <w:p w14:paraId="3F63CBA5" w14:textId="77777777" w:rsidR="006C353A" w:rsidRDefault="00D94022">
      <w:pPr>
        <w:pStyle w:val="Bibliography"/>
      </w:pPr>
      <w:r>
        <w:t xml:space="preserve">Greenwald, A. G., Banaji, M. R., Rudman, L. A., Farnham, S. D., </w:t>
      </w:r>
      <w:proofErr w:type="spellStart"/>
      <w:r>
        <w:t>Nosek</w:t>
      </w:r>
      <w:proofErr w:type="spellEnd"/>
      <w:r>
        <w:t xml:space="preserve">, B. A., &amp; Mellott, D. S. (2002). A unified theory of implicit attitudes, stereotypes, self-esteem, and self-concept. </w:t>
      </w:r>
      <w:r>
        <w:rPr>
          <w:i/>
        </w:rPr>
        <w:t>Psychological Review</w:t>
      </w:r>
      <w:r>
        <w:t xml:space="preserve">, </w:t>
      </w:r>
      <w:r>
        <w:rPr>
          <w:i/>
        </w:rPr>
        <w:t>109</w:t>
      </w:r>
      <w:r>
        <w:t>(1), 3–25.</w:t>
      </w:r>
    </w:p>
    <w:p w14:paraId="72885660" w14:textId="77777777" w:rsidR="006C353A" w:rsidRDefault="00D94022">
      <w:pPr>
        <w:pStyle w:val="Bibliography"/>
      </w:pPr>
      <w:r>
        <w:t xml:space="preserve">Greenwald, A. G., </w:t>
      </w:r>
      <w:proofErr w:type="spellStart"/>
      <w:r>
        <w:t>Brendl</w:t>
      </w:r>
      <w:proofErr w:type="spellEnd"/>
      <w:r>
        <w:t xml:space="preserve">, M., Cai, H., </w:t>
      </w:r>
      <w:proofErr w:type="spellStart"/>
      <w:r>
        <w:t>Cvencek</w:t>
      </w:r>
      <w:proofErr w:type="spellEnd"/>
      <w:r>
        <w:t xml:space="preserve">, D., Dovidio, J. F., Friese, M., … al. (2020, April). The implicit association test at age 20: What is known and what is not known about implicit bias. </w:t>
      </w:r>
      <w:proofErr w:type="spellStart"/>
      <w:r>
        <w:t>PsyArXiv</w:t>
      </w:r>
      <w:proofErr w:type="spellEnd"/>
      <w:r>
        <w:t>. doi:</w:t>
      </w:r>
      <w:hyperlink r:id="rId18">
        <w:r>
          <w:rPr>
            <w:rStyle w:val="Hyperlink"/>
          </w:rPr>
          <w:t>10.31234/osf.io/bf97c</w:t>
        </w:r>
      </w:hyperlink>
    </w:p>
    <w:p w14:paraId="73668E1E" w14:textId="77777777" w:rsidR="006C353A" w:rsidRDefault="00D94022">
      <w:pPr>
        <w:pStyle w:val="Bibliography"/>
      </w:pPr>
      <w:proofErr w:type="spellStart"/>
      <w:r>
        <w:lastRenderedPageBreak/>
        <w:t>Gülgöz</w:t>
      </w:r>
      <w:proofErr w:type="spellEnd"/>
      <w:r>
        <w:t xml:space="preserve">, S., Glazier, J. J., Enright, E. A., Alonso, D. J., </w:t>
      </w:r>
      <w:proofErr w:type="spellStart"/>
      <w:r>
        <w:t>Durwood</w:t>
      </w:r>
      <w:proofErr w:type="spellEnd"/>
      <w:r>
        <w:t xml:space="preserve">, L. J., Fast, A. A., … others. (2019). Similarity in transgender and cisgender children’s gender development. </w:t>
      </w:r>
      <w:r>
        <w:rPr>
          <w:i/>
        </w:rPr>
        <w:t>Proceedings of the National Academy of Sciences</w:t>
      </w:r>
      <w:r>
        <w:t xml:space="preserve">, </w:t>
      </w:r>
      <w:r>
        <w:rPr>
          <w:i/>
        </w:rPr>
        <w:t>116</w:t>
      </w:r>
      <w:r>
        <w:t>(49), 24480–24485.</w:t>
      </w:r>
    </w:p>
    <w:p w14:paraId="40670ECF" w14:textId="77777777" w:rsidR="006C353A" w:rsidRDefault="00D94022">
      <w:pPr>
        <w:pStyle w:val="Bibliography"/>
      </w:pPr>
      <w:r>
        <w:t xml:space="preserve">High, P. C., &amp; </w:t>
      </w:r>
      <w:proofErr w:type="spellStart"/>
      <w:r>
        <w:t>Klass</w:t>
      </w:r>
      <w:proofErr w:type="spellEnd"/>
      <w:r>
        <w:t xml:space="preserve">, P. (2014). Literacy promotion: An essential component of primary care pediatric practice. </w:t>
      </w:r>
      <w:r>
        <w:rPr>
          <w:i/>
        </w:rPr>
        <w:t>Pediatrics</w:t>
      </w:r>
      <w:r>
        <w:t xml:space="preserve">, </w:t>
      </w:r>
      <w:r>
        <w:rPr>
          <w:i/>
        </w:rPr>
        <w:t>134</w:t>
      </w:r>
      <w:r>
        <w:t>(2), 404–409.</w:t>
      </w:r>
    </w:p>
    <w:p w14:paraId="4CAFE30E" w14:textId="77777777" w:rsidR="006C353A" w:rsidRDefault="00D94022">
      <w:pPr>
        <w:pStyle w:val="Bibliography"/>
      </w:pPr>
      <w:r>
        <w:t xml:space="preserve">Hill, F., </w:t>
      </w:r>
      <w:proofErr w:type="spellStart"/>
      <w:r>
        <w:t>Reichart</w:t>
      </w:r>
      <w:proofErr w:type="spellEnd"/>
      <w:r>
        <w:t xml:space="preserve">, R., &amp; Korhonen, A. (2015). Simlex-999: Evaluating semantic models with (genuine) similarity estimation. </w:t>
      </w:r>
      <w:r>
        <w:rPr>
          <w:i/>
        </w:rPr>
        <w:t>Computational Linguistics</w:t>
      </w:r>
      <w:r>
        <w:t xml:space="preserve">, </w:t>
      </w:r>
      <w:r>
        <w:rPr>
          <w:i/>
        </w:rPr>
        <w:t>41</w:t>
      </w:r>
      <w:r>
        <w:t>(4), 665–695.</w:t>
      </w:r>
    </w:p>
    <w:p w14:paraId="12A67159" w14:textId="77777777" w:rsidR="006C353A" w:rsidRDefault="00D94022">
      <w:pPr>
        <w:pStyle w:val="Bibliography"/>
      </w:pPr>
      <w:r>
        <w:t xml:space="preserve">Hilliard, L. J., &amp; </w:t>
      </w:r>
      <w:proofErr w:type="spellStart"/>
      <w:r>
        <w:t>Liben</w:t>
      </w:r>
      <w:proofErr w:type="spellEnd"/>
      <w:r>
        <w:t xml:space="preserve">, L. S. (2010). Differing levels of gender salience in preschool classrooms: Effects on children’s gender attitudes and intergroup bias. </w:t>
      </w:r>
      <w:r>
        <w:rPr>
          <w:i/>
        </w:rPr>
        <w:t>Child Development</w:t>
      </w:r>
      <w:r>
        <w:t xml:space="preserve">, </w:t>
      </w:r>
      <w:r>
        <w:rPr>
          <w:i/>
        </w:rPr>
        <w:t>81</w:t>
      </w:r>
      <w:r>
        <w:t>(6), 1787–1798.</w:t>
      </w:r>
    </w:p>
    <w:p w14:paraId="16570DF8" w14:textId="77777777" w:rsidR="006C353A" w:rsidRDefault="00D94022">
      <w:pPr>
        <w:pStyle w:val="Bibliography"/>
      </w:pPr>
      <w:r>
        <w:t xml:space="preserve">Hudson Kam, C. L., &amp; Matthewson, L. (2017). Introducing the Infant </w:t>
      </w:r>
      <w:proofErr w:type="spellStart"/>
      <w:r>
        <w:t>Bookreading</w:t>
      </w:r>
      <w:proofErr w:type="spellEnd"/>
      <w:r>
        <w:t xml:space="preserve"> Database (</w:t>
      </w:r>
      <w:proofErr w:type="spellStart"/>
      <w:r>
        <w:t>IBDb</w:t>
      </w:r>
      <w:proofErr w:type="spellEnd"/>
      <w:r>
        <w:t xml:space="preserve">). </w:t>
      </w:r>
      <w:r>
        <w:rPr>
          <w:i/>
        </w:rPr>
        <w:t>Journal of Child Language</w:t>
      </w:r>
      <w:r>
        <w:t xml:space="preserve">, </w:t>
      </w:r>
      <w:r>
        <w:rPr>
          <w:i/>
        </w:rPr>
        <w:t>44</w:t>
      </w:r>
      <w:r>
        <w:t>(6), 1289–1308.</w:t>
      </w:r>
    </w:p>
    <w:p w14:paraId="24BFA422" w14:textId="77777777" w:rsidR="006C353A" w:rsidRDefault="00D94022">
      <w:pPr>
        <w:pStyle w:val="Bibliography"/>
      </w:pPr>
      <w:proofErr w:type="spellStart"/>
      <w:r>
        <w:t>Landauer</w:t>
      </w:r>
      <w:proofErr w:type="spellEnd"/>
      <w:r>
        <w:t xml:space="preserve">, T. K., &amp; </w:t>
      </w:r>
      <w:proofErr w:type="spellStart"/>
      <w:r>
        <w:t>Dumais</w:t>
      </w:r>
      <w:proofErr w:type="spellEnd"/>
      <w:r>
        <w:t xml:space="preserve">, S. T. (1997). A solution to Plato’s problem: The latent semantic analysis theory of acquisition, induction, and representation of knowledge. </w:t>
      </w:r>
      <w:r>
        <w:rPr>
          <w:i/>
        </w:rPr>
        <w:t>Psychological Review</w:t>
      </w:r>
      <w:r>
        <w:t xml:space="preserve">, </w:t>
      </w:r>
      <w:r>
        <w:rPr>
          <w:i/>
        </w:rPr>
        <w:t>104</w:t>
      </w:r>
      <w:r>
        <w:t>(2), 211.</w:t>
      </w:r>
    </w:p>
    <w:p w14:paraId="6708794D" w14:textId="77777777" w:rsidR="006C353A" w:rsidRDefault="00D94022">
      <w:pPr>
        <w:pStyle w:val="Bibliography"/>
      </w:pPr>
      <w:r>
        <w:t xml:space="preserve">Lewis, M. L., &amp; Frank, M. C. (2016). Understanding the effect of social context on learning: A replication of Xu and Tenenbaum (2007b). </w:t>
      </w:r>
      <w:r>
        <w:rPr>
          <w:i/>
        </w:rPr>
        <w:t>Journal of Experimental Psychology: General</w:t>
      </w:r>
      <w:r>
        <w:t xml:space="preserve">, </w:t>
      </w:r>
      <w:r>
        <w:rPr>
          <w:i/>
        </w:rPr>
        <w:t>145</w:t>
      </w:r>
      <w:r>
        <w:t>(9), e72–e80.</w:t>
      </w:r>
    </w:p>
    <w:p w14:paraId="4B226DB7" w14:textId="77777777" w:rsidR="006C353A" w:rsidRDefault="00D94022">
      <w:pPr>
        <w:pStyle w:val="Bibliography"/>
      </w:pPr>
      <w:r>
        <w:t xml:space="preserve">Lewis, M., &amp; </w:t>
      </w:r>
      <w:proofErr w:type="spellStart"/>
      <w:r>
        <w:t>Lupyan</w:t>
      </w:r>
      <w:proofErr w:type="spellEnd"/>
      <w:r>
        <w:t xml:space="preserve">, G. (2020). Gender stereotypes are reflected in the distributional structure of 25 languages. </w:t>
      </w:r>
      <w:r>
        <w:rPr>
          <w:i/>
        </w:rPr>
        <w:t xml:space="preserve">Nature Human </w:t>
      </w:r>
      <w:proofErr w:type="spellStart"/>
      <w:r>
        <w:rPr>
          <w:i/>
        </w:rPr>
        <w:t>Behaviour</w:t>
      </w:r>
      <w:proofErr w:type="spellEnd"/>
      <w:r>
        <w:t>, 1–8.</w:t>
      </w:r>
    </w:p>
    <w:p w14:paraId="02D7F128" w14:textId="77777777" w:rsidR="006C353A" w:rsidRDefault="00D94022">
      <w:pPr>
        <w:pStyle w:val="Bibliography"/>
      </w:pPr>
      <w:proofErr w:type="spellStart"/>
      <w:r>
        <w:lastRenderedPageBreak/>
        <w:t>Maaten</w:t>
      </w:r>
      <w:proofErr w:type="spellEnd"/>
      <w:r>
        <w:t>, L. van der, &amp; Hinton, G. (2008). Visualizing data using t-</w:t>
      </w:r>
      <w:proofErr w:type="spellStart"/>
      <w:r>
        <w:t>sne</w:t>
      </w:r>
      <w:proofErr w:type="spellEnd"/>
      <w:r>
        <w:t xml:space="preserve">. </w:t>
      </w:r>
      <w:r>
        <w:rPr>
          <w:i/>
        </w:rPr>
        <w:t>Journal of Machine Learning Research</w:t>
      </w:r>
      <w:r>
        <w:t xml:space="preserve">, </w:t>
      </w:r>
      <w:r>
        <w:rPr>
          <w:i/>
        </w:rPr>
        <w:t>9</w:t>
      </w:r>
      <w:r>
        <w:t>(Nov), 2579–2605.</w:t>
      </w:r>
    </w:p>
    <w:p w14:paraId="314B3FAF" w14:textId="77777777" w:rsidR="006C353A" w:rsidRDefault="00D94022">
      <w:pPr>
        <w:pStyle w:val="Bibliography"/>
      </w:pPr>
      <w:r>
        <w:t xml:space="preserve">Martin, C. L., &amp; Ruble, D. (2004). Children’s search for gender cues: Cognitive perspectives on gender development. </w:t>
      </w:r>
      <w:r>
        <w:rPr>
          <w:i/>
        </w:rPr>
        <w:t>Current Directions in Psychological Science</w:t>
      </w:r>
      <w:r>
        <w:t xml:space="preserve">, </w:t>
      </w:r>
      <w:r>
        <w:rPr>
          <w:i/>
        </w:rPr>
        <w:t>13</w:t>
      </w:r>
      <w:r>
        <w:t>(2), 67–70.</w:t>
      </w:r>
    </w:p>
    <w:p w14:paraId="2ED6E03D" w14:textId="77777777" w:rsidR="006C353A" w:rsidRDefault="00D94022">
      <w:pPr>
        <w:pStyle w:val="Bibliography"/>
      </w:pPr>
      <w:proofErr w:type="spellStart"/>
      <w:r>
        <w:t>Mikolov</w:t>
      </w:r>
      <w:proofErr w:type="spellEnd"/>
      <w:r>
        <w:t xml:space="preserve">, T., Chen, K., </w:t>
      </w:r>
      <w:proofErr w:type="spellStart"/>
      <w:r>
        <w:t>Corrado</w:t>
      </w:r>
      <w:proofErr w:type="spellEnd"/>
      <w:r>
        <w:t xml:space="preserve">, G., &amp; Dean, J. (2013). Efficient estimation of word representations in vector space. </w:t>
      </w:r>
      <w:proofErr w:type="spellStart"/>
      <w:r>
        <w:rPr>
          <w:i/>
        </w:rPr>
        <w:t>arXiv</w:t>
      </w:r>
      <w:proofErr w:type="spellEnd"/>
      <w:r>
        <w:rPr>
          <w:i/>
        </w:rPr>
        <w:t xml:space="preserve"> Preprint arXiv:1301.3781</w:t>
      </w:r>
      <w:r>
        <w:t>.</w:t>
      </w:r>
    </w:p>
    <w:p w14:paraId="04654F78" w14:textId="77777777" w:rsidR="006C353A" w:rsidRDefault="00D94022">
      <w:pPr>
        <w:pStyle w:val="Bibliography"/>
      </w:pPr>
      <w:r>
        <w:t xml:space="preserve">Montag, J. L., Jones, M. N., &amp; Smith, L. B. (2015). The words children hear: Picture books and the statistics for language learning. </w:t>
      </w:r>
      <w:r>
        <w:rPr>
          <w:i/>
        </w:rPr>
        <w:t>Psychological Science</w:t>
      </w:r>
      <w:r>
        <w:t xml:space="preserve">, </w:t>
      </w:r>
      <w:r>
        <w:rPr>
          <w:i/>
        </w:rPr>
        <w:t>26</w:t>
      </w:r>
      <w:r>
        <w:t>(9), 1489–1496.</w:t>
      </w:r>
    </w:p>
    <w:p w14:paraId="3DA650C3" w14:textId="77777777" w:rsidR="006C353A" w:rsidRDefault="00D94022">
      <w:pPr>
        <w:pStyle w:val="Bibliography"/>
      </w:pPr>
      <w:proofErr w:type="spellStart"/>
      <w:r>
        <w:t>Nosek</w:t>
      </w:r>
      <w:proofErr w:type="spellEnd"/>
      <w:r>
        <w:t xml:space="preserve">, B. A., Banaji, M. R., &amp; Greenwald, A. G. (2002). Harvesting implicit group attitudes and beliefs from a demonstration web site. </w:t>
      </w:r>
      <w:r>
        <w:rPr>
          <w:i/>
        </w:rPr>
        <w:t>Group Dynamics: Theory, Research, and Practice</w:t>
      </w:r>
      <w:r>
        <w:t xml:space="preserve">, </w:t>
      </w:r>
      <w:r>
        <w:rPr>
          <w:i/>
        </w:rPr>
        <w:t>6</w:t>
      </w:r>
      <w:r>
        <w:t>(1), 101.</w:t>
      </w:r>
    </w:p>
    <w:p w14:paraId="30751C16" w14:textId="77777777" w:rsidR="006C353A" w:rsidRDefault="00D94022">
      <w:pPr>
        <w:pStyle w:val="Bibliography"/>
      </w:pPr>
      <w:r>
        <w:t xml:space="preserve">Oswald, F. L., Mitchell, G., Blanton, H., Jaccard, J., &amp; </w:t>
      </w:r>
      <w:proofErr w:type="spellStart"/>
      <w:r>
        <w:t>Tetlock</w:t>
      </w:r>
      <w:proofErr w:type="spellEnd"/>
      <w:r>
        <w:t xml:space="preserve">, P. E. (2013). Predicting ethnic and racial discrimination: A meta-analysis of </w:t>
      </w:r>
      <w:proofErr w:type="spellStart"/>
      <w:r>
        <w:t>iat</w:t>
      </w:r>
      <w:proofErr w:type="spellEnd"/>
      <w:r>
        <w:t xml:space="preserve"> criterion studies. </w:t>
      </w:r>
      <w:r>
        <w:rPr>
          <w:i/>
        </w:rPr>
        <w:t>Journal of Personality and Social Psychology</w:t>
      </w:r>
      <w:r>
        <w:t xml:space="preserve">, </w:t>
      </w:r>
      <w:r>
        <w:rPr>
          <w:i/>
        </w:rPr>
        <w:t>105</w:t>
      </w:r>
      <w:r>
        <w:t>(2), 171.</w:t>
      </w:r>
    </w:p>
    <w:p w14:paraId="17C34A44" w14:textId="77777777" w:rsidR="006C353A" w:rsidRDefault="00D94022">
      <w:pPr>
        <w:pStyle w:val="Bibliography"/>
      </w:pPr>
      <w:r>
        <w:t xml:space="preserve">Poulin-Dubois, D., Serbin, L. A., </w:t>
      </w:r>
      <w:proofErr w:type="spellStart"/>
      <w:r>
        <w:t>Eichstedt</w:t>
      </w:r>
      <w:proofErr w:type="spellEnd"/>
      <w:r>
        <w:t xml:space="preserve">, J. A., Sen, M. G., &amp; Beissel, C. F. (2002). Men don’t put on make-up: Toddlers’ knowledge of the gender stereotyping of household activities. </w:t>
      </w:r>
      <w:r>
        <w:rPr>
          <w:i/>
        </w:rPr>
        <w:t>Social Development</w:t>
      </w:r>
      <w:r>
        <w:t xml:space="preserve">, </w:t>
      </w:r>
      <w:r>
        <w:rPr>
          <w:i/>
        </w:rPr>
        <w:t>11</w:t>
      </w:r>
      <w:r>
        <w:t>(2), 166–181.</w:t>
      </w:r>
    </w:p>
    <w:p w14:paraId="3A04D71D" w14:textId="77777777" w:rsidR="006C353A" w:rsidRDefault="00D94022">
      <w:pPr>
        <w:pStyle w:val="Bibliography"/>
      </w:pPr>
      <w:r>
        <w:t xml:space="preserve">Rudman, L. A., &amp; Goodwin, S. A. (2004). Gender differences in automatic in-group bias: Why do women like women more than men like men? </w:t>
      </w:r>
      <w:r>
        <w:rPr>
          <w:i/>
        </w:rPr>
        <w:t>Journal of Personality and Social Psychology</w:t>
      </w:r>
      <w:r>
        <w:t xml:space="preserve">, </w:t>
      </w:r>
      <w:r>
        <w:rPr>
          <w:i/>
        </w:rPr>
        <w:t>87</w:t>
      </w:r>
      <w:r>
        <w:t>(4), 494.</w:t>
      </w:r>
    </w:p>
    <w:p w14:paraId="66BD4727" w14:textId="77777777" w:rsidR="006C353A" w:rsidRDefault="00D94022">
      <w:pPr>
        <w:pStyle w:val="Bibliography"/>
      </w:pPr>
      <w:r>
        <w:lastRenderedPageBreak/>
        <w:t xml:space="preserve">Scott, G. G., Keitel, A., </w:t>
      </w:r>
      <w:proofErr w:type="spellStart"/>
      <w:r>
        <w:t>Becirspahic</w:t>
      </w:r>
      <w:proofErr w:type="spellEnd"/>
      <w:r>
        <w:t xml:space="preserve">, M., Yao, B., &amp; Sereno, S. C. (2019). The Glasgow Norms: Ratings of 5,500 words on nine scales. </w:t>
      </w:r>
      <w:r>
        <w:rPr>
          <w:i/>
        </w:rPr>
        <w:t>Behavior Research Methods</w:t>
      </w:r>
      <w:r>
        <w:t xml:space="preserve">, </w:t>
      </w:r>
      <w:r>
        <w:rPr>
          <w:i/>
        </w:rPr>
        <w:t>51</w:t>
      </w:r>
      <w:r>
        <w:t>(3), 1258–1270.</w:t>
      </w:r>
    </w:p>
    <w:p w14:paraId="065F9849" w14:textId="77777777" w:rsidR="006C353A" w:rsidRDefault="00D94022">
      <w:pPr>
        <w:pStyle w:val="Bibliography"/>
      </w:pPr>
      <w:r>
        <w:t xml:space="preserve">Shutts, K., Banaji, M. R., &amp; </w:t>
      </w:r>
      <w:proofErr w:type="spellStart"/>
      <w:r>
        <w:t>Spelke</w:t>
      </w:r>
      <w:proofErr w:type="spellEnd"/>
      <w:r>
        <w:t xml:space="preserve">, E. S. (2010). Social categories guide young children’s preferences for novel objects. </w:t>
      </w:r>
      <w:r>
        <w:rPr>
          <w:i/>
        </w:rPr>
        <w:t>Developmental Science</w:t>
      </w:r>
      <w:r>
        <w:t xml:space="preserve">, </w:t>
      </w:r>
      <w:r>
        <w:rPr>
          <w:i/>
        </w:rPr>
        <w:t>13</w:t>
      </w:r>
      <w:r>
        <w:t>(4), 599–610.</w:t>
      </w:r>
    </w:p>
    <w:p w14:paraId="1C61D854" w14:textId="77777777" w:rsidR="006C353A" w:rsidRDefault="00D94022">
      <w:pPr>
        <w:pStyle w:val="Bibliography"/>
      </w:pPr>
      <w:proofErr w:type="spellStart"/>
      <w:r>
        <w:t>Skowronski</w:t>
      </w:r>
      <w:proofErr w:type="spellEnd"/>
      <w:r>
        <w:t xml:space="preserve">, J. J., &amp; Lawrence, M. A. (2001). A comparative study of the implicit and explicit gender attitudes of children and college students. </w:t>
      </w:r>
      <w:r>
        <w:rPr>
          <w:i/>
        </w:rPr>
        <w:t>Psychology of Women Quarterly</w:t>
      </w:r>
      <w:r>
        <w:t xml:space="preserve">, </w:t>
      </w:r>
      <w:r>
        <w:rPr>
          <w:i/>
        </w:rPr>
        <w:t>25</w:t>
      </w:r>
      <w:r>
        <w:t>(2), 155–165.</w:t>
      </w:r>
    </w:p>
    <w:p w14:paraId="70B4BDA5" w14:textId="77777777" w:rsidR="006C353A" w:rsidRDefault="00D94022">
      <w:pPr>
        <w:pStyle w:val="Bibliography"/>
      </w:pPr>
      <w:r>
        <w:t xml:space="preserve">Snow, C. E., Burns, M. S., &amp; Griffin, P. (1998). </w:t>
      </w:r>
      <w:r>
        <w:rPr>
          <w:i/>
        </w:rPr>
        <w:t>Preventing reading difficulties in young children</w:t>
      </w:r>
      <w:r>
        <w:t>. National Academies Press.</w:t>
      </w:r>
    </w:p>
    <w:p w14:paraId="60DC4672" w14:textId="77777777" w:rsidR="006C353A" w:rsidRDefault="00D94022">
      <w:pPr>
        <w:pStyle w:val="Bibliography"/>
      </w:pPr>
      <w:r>
        <w:t xml:space="preserve">Wagner, L. (2017). Factors influencing parents’ preferences and parents’ perceptions of child preferences of picture books. </w:t>
      </w:r>
      <w:r>
        <w:rPr>
          <w:i/>
        </w:rPr>
        <w:t>Frontiers in Psychology</w:t>
      </w:r>
      <w:r>
        <w:t xml:space="preserve">, </w:t>
      </w:r>
      <w:r>
        <w:rPr>
          <w:i/>
        </w:rPr>
        <w:t>8</w:t>
      </w:r>
      <w:r>
        <w:t>, 1448.</w:t>
      </w:r>
    </w:p>
    <w:p w14:paraId="7D8765A4" w14:textId="77777777" w:rsidR="006C353A" w:rsidRDefault="00D94022">
      <w:pPr>
        <w:pStyle w:val="Bibliography"/>
      </w:pPr>
      <w:proofErr w:type="spellStart"/>
      <w:r>
        <w:t>Weisgram</w:t>
      </w:r>
      <w:proofErr w:type="spellEnd"/>
      <w:r>
        <w:t xml:space="preserve">, E. S., Fulcher, M., &amp; </w:t>
      </w:r>
      <w:proofErr w:type="spellStart"/>
      <w:r>
        <w:t>Dinella</w:t>
      </w:r>
      <w:proofErr w:type="spellEnd"/>
      <w:r>
        <w:t xml:space="preserve">, L. M. (2014). Pink gives girls permission: Exploring the roles of explicit gender labels and gender-typed colors on preschool children’s toy preferences. </w:t>
      </w:r>
      <w:r>
        <w:rPr>
          <w:i/>
        </w:rPr>
        <w:t>Journal of Applied Developmental Psychology</w:t>
      </w:r>
      <w:r>
        <w:t xml:space="preserve">, </w:t>
      </w:r>
      <w:r>
        <w:rPr>
          <w:i/>
        </w:rPr>
        <w:t>35</w:t>
      </w:r>
      <w:r>
        <w:t>(5), 401–409.</w:t>
      </w:r>
    </w:p>
    <w:p w14:paraId="4E5349CD" w14:textId="77777777" w:rsidR="006C353A" w:rsidRDefault="00D94022">
      <w:pPr>
        <w:pStyle w:val="Bibliography"/>
      </w:pPr>
      <w:r>
        <w:t xml:space="preserve">Xu, F., &amp; Tenenbaum, J. B. (2007). Sensitivity to sampling in Bayesian word learning. </w:t>
      </w:r>
      <w:r>
        <w:rPr>
          <w:i/>
        </w:rPr>
        <w:t>Developmental Science</w:t>
      </w:r>
      <w:r>
        <w:t xml:space="preserve">, </w:t>
      </w:r>
      <w:r>
        <w:rPr>
          <w:i/>
        </w:rPr>
        <w:t>10</w:t>
      </w:r>
      <w:r>
        <w:t>(3), 288–297.</w:t>
      </w:r>
    </w:p>
    <w:p w14:paraId="6C4315D0" w14:textId="77777777" w:rsidR="006C353A" w:rsidRDefault="00D94022">
      <w:pPr>
        <w:pStyle w:val="Bibliography"/>
      </w:pPr>
      <w:bookmarkStart w:id="116" w:name="ref-bian2017gender"/>
      <w:commentRangeStart w:id="117"/>
      <w:proofErr w:type="spellStart"/>
      <w:r>
        <w:t>Bian</w:t>
      </w:r>
      <w:proofErr w:type="spellEnd"/>
      <w:r>
        <w:t xml:space="preserve">, L., Leslie, S.-J., &amp; </w:t>
      </w:r>
      <w:proofErr w:type="spellStart"/>
      <w:r>
        <w:t>Cimpian</w:t>
      </w:r>
      <w:proofErr w:type="spellEnd"/>
      <w:r>
        <w:t xml:space="preserve">, A. (2017). Gender stereotypes about intellectual ability emerge early and influence children’s interests. </w:t>
      </w:r>
      <w:r>
        <w:rPr>
          <w:i/>
        </w:rPr>
        <w:t>Science</w:t>
      </w:r>
      <w:r>
        <w:t xml:space="preserve">, </w:t>
      </w:r>
      <w:r>
        <w:rPr>
          <w:i/>
        </w:rPr>
        <w:t>355</w:t>
      </w:r>
      <w:r>
        <w:t>(6323), 389–391.</w:t>
      </w:r>
    </w:p>
    <w:p w14:paraId="64A8AC52" w14:textId="77777777" w:rsidR="006C353A" w:rsidRDefault="00D94022">
      <w:pPr>
        <w:pStyle w:val="Bibliography"/>
      </w:pPr>
      <w:bookmarkStart w:id="118" w:name="ref-bojanowski2016enriching"/>
      <w:bookmarkEnd w:id="116"/>
      <w:r>
        <w:t xml:space="preserve">Bojanowski, P., Grave, E., </w:t>
      </w:r>
      <w:proofErr w:type="spellStart"/>
      <w:r>
        <w:t>Joulin</w:t>
      </w:r>
      <w:proofErr w:type="spellEnd"/>
      <w:r>
        <w:t xml:space="preserve">, A., &amp; </w:t>
      </w:r>
      <w:proofErr w:type="spellStart"/>
      <w:r>
        <w:t>Mikolov</w:t>
      </w:r>
      <w:proofErr w:type="spellEnd"/>
      <w:r>
        <w:t xml:space="preserve">, T. (2016). Enriching word vectors with </w:t>
      </w:r>
      <w:proofErr w:type="spellStart"/>
      <w:r>
        <w:t>subword</w:t>
      </w:r>
      <w:proofErr w:type="spellEnd"/>
      <w:r>
        <w:t xml:space="preserve"> information. </w:t>
      </w:r>
      <w:proofErr w:type="spellStart"/>
      <w:r>
        <w:rPr>
          <w:i/>
        </w:rPr>
        <w:t>arXiv</w:t>
      </w:r>
      <w:proofErr w:type="spellEnd"/>
      <w:r>
        <w:rPr>
          <w:i/>
        </w:rPr>
        <w:t xml:space="preserve"> Preprint arXiv:1607.01759</w:t>
      </w:r>
      <w:r>
        <w:t>.</w:t>
      </w:r>
      <w:commentRangeEnd w:id="117"/>
      <w:r w:rsidR="00FE795C">
        <w:rPr>
          <w:rStyle w:val="CommentReference"/>
          <w:rFonts w:asciiTheme="minorHAnsi" w:hAnsiTheme="minorHAnsi"/>
        </w:rPr>
        <w:commentReference w:id="117"/>
      </w:r>
    </w:p>
    <w:p w14:paraId="35E7A506" w14:textId="77777777" w:rsidR="006C353A" w:rsidRDefault="00D94022">
      <w:pPr>
        <w:pStyle w:val="Bibliography"/>
      </w:pPr>
      <w:bookmarkStart w:id="119" w:name="ref-bus1995joint"/>
      <w:bookmarkEnd w:id="118"/>
      <w:r>
        <w:lastRenderedPageBreak/>
        <w:t xml:space="preserve">Bus, A. G., Van </w:t>
      </w:r>
      <w:proofErr w:type="spellStart"/>
      <w:r>
        <w:t>Ijzendoorn</w:t>
      </w:r>
      <w:proofErr w:type="spellEnd"/>
      <w:r>
        <w:t xml:space="preserve">, M. H., &amp; Pellegrini, A. D. (1995). Joint book reading makes for success in learning to read: A meta-analysis on intergenerational transmission of literacy. </w:t>
      </w:r>
      <w:r>
        <w:rPr>
          <w:i/>
        </w:rPr>
        <w:t>Review of Educational Research</w:t>
      </w:r>
      <w:r>
        <w:t xml:space="preserve">, </w:t>
      </w:r>
      <w:r>
        <w:rPr>
          <w:i/>
        </w:rPr>
        <w:t>65</w:t>
      </w:r>
      <w:r>
        <w:t>(1), 1–21.</w:t>
      </w:r>
    </w:p>
    <w:p w14:paraId="12B2ABDA" w14:textId="77777777" w:rsidR="006C353A" w:rsidRDefault="00D94022">
      <w:pPr>
        <w:pStyle w:val="Bibliography"/>
      </w:pPr>
      <w:bookmarkStart w:id="120" w:name="ref-bussey1999social"/>
      <w:bookmarkEnd w:id="119"/>
      <w:r>
        <w:t xml:space="preserve">Bussey, K., &amp; Bandura, A. (1999). Social cognitive theory of gender development and differentiation. </w:t>
      </w:r>
      <w:r>
        <w:rPr>
          <w:i/>
        </w:rPr>
        <w:t>Psychological Review</w:t>
      </w:r>
      <w:r>
        <w:t xml:space="preserve">, </w:t>
      </w:r>
      <w:r>
        <w:rPr>
          <w:i/>
        </w:rPr>
        <w:t>106</w:t>
      </w:r>
      <w:r>
        <w:t>(4), 676.</w:t>
      </w:r>
    </w:p>
    <w:p w14:paraId="6B778769" w14:textId="77777777" w:rsidR="006C353A" w:rsidRDefault="00D94022">
      <w:pPr>
        <w:pStyle w:val="Bibliography"/>
      </w:pPr>
      <w:bookmarkStart w:id="121" w:name="ref-caliskan2017semantics"/>
      <w:bookmarkEnd w:id="120"/>
      <w:proofErr w:type="spellStart"/>
      <w:r>
        <w:t>Caliskan</w:t>
      </w:r>
      <w:proofErr w:type="spellEnd"/>
      <w:r>
        <w:t xml:space="preserve">, A., Bryson, J. J., &amp; Narayanan, A. (2017). Semantics derived automatically from language corpora contain human-like biases. </w:t>
      </w:r>
      <w:r>
        <w:rPr>
          <w:i/>
        </w:rPr>
        <w:t>Science</w:t>
      </w:r>
      <w:r>
        <w:t xml:space="preserve">, </w:t>
      </w:r>
      <w:r>
        <w:rPr>
          <w:i/>
        </w:rPr>
        <w:t>356</w:t>
      </w:r>
      <w:r>
        <w:t>(6334), 183–186.</w:t>
      </w:r>
    </w:p>
    <w:p w14:paraId="6392B058" w14:textId="77777777" w:rsidR="006C353A" w:rsidRDefault="00D94022">
      <w:pPr>
        <w:pStyle w:val="Bibliography"/>
      </w:pPr>
      <w:bookmarkStart w:id="122" w:name="ref-chen2017evaluating"/>
      <w:bookmarkEnd w:id="121"/>
      <w:r>
        <w:t xml:space="preserve">Chen, D., Peterson, J. C., &amp; Griffiths, T. L. (2017). Evaluating vector-space models of analogy. </w:t>
      </w:r>
      <w:proofErr w:type="spellStart"/>
      <w:r>
        <w:rPr>
          <w:i/>
        </w:rPr>
        <w:t>arXiv</w:t>
      </w:r>
      <w:proofErr w:type="spellEnd"/>
      <w:r>
        <w:rPr>
          <w:i/>
        </w:rPr>
        <w:t xml:space="preserve"> Preprint arXiv:1705.04416</w:t>
      </w:r>
      <w:r>
        <w:t>.</w:t>
      </w:r>
    </w:p>
    <w:p w14:paraId="0D83FAB6" w14:textId="77777777" w:rsidR="006C353A" w:rsidRDefault="00D94022">
      <w:pPr>
        <w:pStyle w:val="Bibliography"/>
      </w:pPr>
      <w:bookmarkStart w:id="123" w:name="ref-chick2002impact"/>
      <w:bookmarkEnd w:id="122"/>
      <w:r>
        <w:t xml:space="preserve">Chick, K. A., Heilman-Houser, R. A., &amp; Hunter, M. W. (2002). The impact of </w:t>
      </w:r>
      <w:proofErr w:type="gramStart"/>
      <w:r>
        <w:t>child care</w:t>
      </w:r>
      <w:proofErr w:type="gramEnd"/>
      <w:r>
        <w:t xml:space="preserve"> on gender role development and gender stereotypes. </w:t>
      </w:r>
      <w:r>
        <w:rPr>
          <w:i/>
        </w:rPr>
        <w:t>Early Childhood Education Journal</w:t>
      </w:r>
      <w:r>
        <w:t xml:space="preserve">, </w:t>
      </w:r>
      <w:r>
        <w:rPr>
          <w:i/>
        </w:rPr>
        <w:t>29</w:t>
      </w:r>
      <w:r>
        <w:t>(3), 149–154.</w:t>
      </w:r>
    </w:p>
    <w:p w14:paraId="1B35CA52" w14:textId="77777777" w:rsidR="006C353A" w:rsidRDefault="00D94022">
      <w:pPr>
        <w:pStyle w:val="Bibliography"/>
      </w:pPr>
      <w:bookmarkStart w:id="124" w:name="ref-cimpian2011generic"/>
      <w:bookmarkEnd w:id="123"/>
      <w:proofErr w:type="spellStart"/>
      <w:r>
        <w:t>Cimpian</w:t>
      </w:r>
      <w:proofErr w:type="spellEnd"/>
      <w:r>
        <w:t>, A., &amp; Markman, E. M. (2011). The generic/</w:t>
      </w:r>
      <w:proofErr w:type="spellStart"/>
      <w:r>
        <w:t>nongeneric</w:t>
      </w:r>
      <w:proofErr w:type="spellEnd"/>
      <w:r>
        <w:t xml:space="preserve"> distinction influences how children interpret new information about social others. </w:t>
      </w:r>
      <w:r>
        <w:rPr>
          <w:i/>
        </w:rPr>
        <w:t>Child Development</w:t>
      </w:r>
      <w:r>
        <w:t xml:space="preserve">, </w:t>
      </w:r>
      <w:r>
        <w:rPr>
          <w:i/>
        </w:rPr>
        <w:t>82</w:t>
      </w:r>
      <w:r>
        <w:t>(2), 471–492.</w:t>
      </w:r>
    </w:p>
    <w:p w14:paraId="799F7A16" w14:textId="77777777" w:rsidR="006C353A" w:rsidRDefault="00D94022">
      <w:pPr>
        <w:pStyle w:val="Bibliography"/>
      </w:pPr>
      <w:bookmarkStart w:id="125" w:name="ref-cvencek2011measuring"/>
      <w:bookmarkEnd w:id="124"/>
      <w:proofErr w:type="spellStart"/>
      <w:r>
        <w:t>Cvencek</w:t>
      </w:r>
      <w:proofErr w:type="spellEnd"/>
      <w:r>
        <w:t xml:space="preserve">, D., Greenwald, A. G., &amp; Meltzoff, A. N. (2011a). Measuring implicit attitudes of 4-year-olds: The Preschool Implicit Association Test. </w:t>
      </w:r>
      <w:r>
        <w:rPr>
          <w:i/>
        </w:rPr>
        <w:t>Journal of Experimental Child Psychology</w:t>
      </w:r>
      <w:r>
        <w:t xml:space="preserve">, </w:t>
      </w:r>
      <w:r>
        <w:rPr>
          <w:i/>
        </w:rPr>
        <w:t>109</w:t>
      </w:r>
      <w:r>
        <w:t>(2), 187–200.</w:t>
      </w:r>
    </w:p>
    <w:p w14:paraId="761B9713" w14:textId="77777777" w:rsidR="006C353A" w:rsidRDefault="00D94022">
      <w:pPr>
        <w:pStyle w:val="Bibliography"/>
      </w:pPr>
      <w:bookmarkStart w:id="126" w:name="ref-cvencek2011math"/>
      <w:bookmarkEnd w:id="125"/>
      <w:proofErr w:type="spellStart"/>
      <w:r>
        <w:t>Cvencek</w:t>
      </w:r>
      <w:proofErr w:type="spellEnd"/>
      <w:r>
        <w:t xml:space="preserve">, D., Meltzoff, A. N., &amp; Greenwald, A. G. (2011b). Math–gender stereotypes in elementary school children. </w:t>
      </w:r>
      <w:r>
        <w:rPr>
          <w:i/>
        </w:rPr>
        <w:t>Child Development</w:t>
      </w:r>
      <w:r>
        <w:t xml:space="preserve">, </w:t>
      </w:r>
      <w:r>
        <w:rPr>
          <w:i/>
        </w:rPr>
        <w:t>82</w:t>
      </w:r>
      <w:r>
        <w:t>(3), 766–779.</w:t>
      </w:r>
    </w:p>
    <w:p w14:paraId="1B7FA220" w14:textId="77777777" w:rsidR="006C353A" w:rsidRDefault="00D94022">
      <w:pPr>
        <w:pStyle w:val="Bibliography"/>
      </w:pPr>
      <w:bookmarkStart w:id="127" w:name="ref-time_100_kidbooks"/>
      <w:bookmarkEnd w:id="126"/>
      <w:proofErr w:type="spellStart"/>
      <w:r>
        <w:lastRenderedPageBreak/>
        <w:t>D’Addario</w:t>
      </w:r>
      <w:proofErr w:type="spellEnd"/>
      <w:r>
        <w:t xml:space="preserve">, Daniel, Nathan, G., &amp; </w:t>
      </w:r>
      <w:proofErr w:type="spellStart"/>
      <w:r>
        <w:t>Rayman</w:t>
      </w:r>
      <w:proofErr w:type="spellEnd"/>
      <w:r>
        <w:t xml:space="preserve">, N. (n.d.). The 100 best children’s books of all time. Retrieved from </w:t>
      </w:r>
      <w:hyperlink r:id="rId19">
        <w:r>
          <w:rPr>
            <w:rStyle w:val="Hyperlink"/>
          </w:rPr>
          <w:t>http://time.com/100-best-childrens-books/</w:t>
        </w:r>
      </w:hyperlink>
    </w:p>
    <w:p w14:paraId="0A7B6099" w14:textId="77777777" w:rsidR="006C353A" w:rsidRDefault="00D94022">
      <w:pPr>
        <w:pStyle w:val="Bibliography"/>
      </w:pPr>
      <w:bookmarkStart w:id="128" w:name="ref-davies2008corpus"/>
      <w:bookmarkEnd w:id="127"/>
      <w:r>
        <w:t xml:space="preserve">Davies, M. (2008). The Corpus of Contemporary American English: 450 million words, 1990-present. </w:t>
      </w:r>
      <w:r>
        <w:rPr>
          <w:i/>
        </w:rPr>
        <w:t>https://www.english-Corpora.org/Coca/</w:t>
      </w:r>
      <w:r>
        <w:t>.</w:t>
      </w:r>
    </w:p>
    <w:p w14:paraId="3A357F2F" w14:textId="77777777" w:rsidR="006C353A" w:rsidRDefault="00D94022">
      <w:pPr>
        <w:pStyle w:val="Bibliography"/>
      </w:pPr>
      <w:bookmarkStart w:id="129" w:name="ref-diekman2004learning"/>
      <w:bookmarkEnd w:id="128"/>
      <w:proofErr w:type="spellStart"/>
      <w:r>
        <w:t>Diekman</w:t>
      </w:r>
      <w:proofErr w:type="spellEnd"/>
      <w:r>
        <w:t xml:space="preserve">, A. B., &amp; </w:t>
      </w:r>
      <w:proofErr w:type="spellStart"/>
      <w:r>
        <w:t>Murnen</w:t>
      </w:r>
      <w:proofErr w:type="spellEnd"/>
      <w:r>
        <w:t xml:space="preserve">, S. K. (2004). Learning to be little women and little men: The inequitable gender equality of nonsexist children’s literature. </w:t>
      </w:r>
      <w:r>
        <w:rPr>
          <w:i/>
        </w:rPr>
        <w:t>Sex Roles</w:t>
      </w:r>
      <w:r>
        <w:t xml:space="preserve">, </w:t>
      </w:r>
      <w:r>
        <w:rPr>
          <w:i/>
        </w:rPr>
        <w:t>50</w:t>
      </w:r>
      <w:r>
        <w:t>(5-6), 373–385.</w:t>
      </w:r>
    </w:p>
    <w:p w14:paraId="315D115B" w14:textId="77777777" w:rsidR="006C353A" w:rsidRDefault="00D94022">
      <w:pPr>
        <w:pStyle w:val="Bibliography"/>
      </w:pPr>
      <w:bookmarkStart w:id="130" w:name="ref-duursma2008reading"/>
      <w:bookmarkEnd w:id="129"/>
      <w:proofErr w:type="spellStart"/>
      <w:r>
        <w:t>Duursma</w:t>
      </w:r>
      <w:proofErr w:type="spellEnd"/>
      <w:r>
        <w:t xml:space="preserve">, E., </w:t>
      </w:r>
      <w:proofErr w:type="spellStart"/>
      <w:r>
        <w:t>Augustyn</w:t>
      </w:r>
      <w:proofErr w:type="spellEnd"/>
      <w:r>
        <w:t xml:space="preserve">, M., &amp; Zuckerman, B. (2008). Reading aloud to children: The evidence. </w:t>
      </w:r>
      <w:r>
        <w:rPr>
          <w:i/>
        </w:rPr>
        <w:t>Archives of Disease in Childhood</w:t>
      </w:r>
      <w:r>
        <w:t xml:space="preserve">, </w:t>
      </w:r>
      <w:r>
        <w:rPr>
          <w:i/>
        </w:rPr>
        <w:t>93</w:t>
      </w:r>
      <w:r>
        <w:t>(7), 554–557.</w:t>
      </w:r>
    </w:p>
    <w:p w14:paraId="5A6F9D62" w14:textId="77777777" w:rsidR="006C353A" w:rsidRDefault="00D94022">
      <w:pPr>
        <w:pStyle w:val="Bibliography"/>
      </w:pPr>
      <w:bookmarkStart w:id="131" w:name="ref-gelman2000gender"/>
      <w:bookmarkEnd w:id="130"/>
      <w:r>
        <w:t xml:space="preserve">Gelman, S. A., &amp; Taylor, M. G. (2000). Gender essentialism in cognitive development. </w:t>
      </w:r>
      <w:r>
        <w:rPr>
          <w:i/>
        </w:rPr>
        <w:t>Toward a Feminist Developmental Psychology</w:t>
      </w:r>
      <w:r>
        <w:t>, 169–190.</w:t>
      </w:r>
    </w:p>
    <w:p w14:paraId="06F5A3D4" w14:textId="77777777" w:rsidR="006C353A" w:rsidRDefault="00D94022">
      <w:pPr>
        <w:pStyle w:val="Bibliography"/>
      </w:pPr>
      <w:bookmarkStart w:id="132" w:name="ref-greenwald2002unified"/>
      <w:bookmarkEnd w:id="131"/>
      <w:r>
        <w:t xml:space="preserve">Greenwald, A. G., Banaji, M. R., Rudman, L. A., Farnham, S. D., </w:t>
      </w:r>
      <w:proofErr w:type="spellStart"/>
      <w:r>
        <w:t>Nosek</w:t>
      </w:r>
      <w:proofErr w:type="spellEnd"/>
      <w:r>
        <w:t xml:space="preserve">, B. A., &amp; Mellott, D. S. (2002). A unified theory of implicit attitudes, stereotypes, self-esteem, and self-concept. </w:t>
      </w:r>
      <w:r>
        <w:rPr>
          <w:i/>
        </w:rPr>
        <w:t>Psychological Review</w:t>
      </w:r>
      <w:r>
        <w:t xml:space="preserve">, </w:t>
      </w:r>
      <w:r>
        <w:rPr>
          <w:i/>
        </w:rPr>
        <w:t>109</w:t>
      </w:r>
      <w:r>
        <w:t>(1), 3–25.</w:t>
      </w:r>
    </w:p>
    <w:p w14:paraId="189AACB9" w14:textId="77777777" w:rsidR="006C353A" w:rsidRDefault="00D94022">
      <w:pPr>
        <w:pStyle w:val="Bibliography"/>
      </w:pPr>
      <w:bookmarkStart w:id="133" w:name="ref-greenwald2020"/>
      <w:bookmarkEnd w:id="132"/>
      <w:r>
        <w:t xml:space="preserve">Greenwald, A. G., </w:t>
      </w:r>
      <w:proofErr w:type="spellStart"/>
      <w:r>
        <w:t>Brendl</w:t>
      </w:r>
      <w:proofErr w:type="spellEnd"/>
      <w:r>
        <w:t xml:space="preserve">, M., Cai, H., </w:t>
      </w:r>
      <w:proofErr w:type="spellStart"/>
      <w:r>
        <w:t>Cvencek</w:t>
      </w:r>
      <w:proofErr w:type="spellEnd"/>
      <w:r>
        <w:t xml:space="preserve">, D., Dovidio, J. F., Friese, M., … al. (2020, April). The implicit association test at age 20: What is known and what is not known about implicit bias. </w:t>
      </w:r>
      <w:proofErr w:type="spellStart"/>
      <w:r>
        <w:t>PsyArXiv</w:t>
      </w:r>
      <w:proofErr w:type="spellEnd"/>
      <w:r>
        <w:t>. doi:</w:t>
      </w:r>
      <w:hyperlink r:id="rId20">
        <w:r>
          <w:rPr>
            <w:rStyle w:val="Hyperlink"/>
          </w:rPr>
          <w:t>10.31234/osf.io/bf97c</w:t>
        </w:r>
      </w:hyperlink>
    </w:p>
    <w:p w14:paraId="00E0EB3C" w14:textId="77777777" w:rsidR="006C353A" w:rsidRDefault="00D94022">
      <w:pPr>
        <w:pStyle w:val="Bibliography"/>
      </w:pPr>
      <w:bookmarkStart w:id="134" w:name="ref-gulgoz2019similarity"/>
      <w:bookmarkEnd w:id="133"/>
      <w:proofErr w:type="spellStart"/>
      <w:r>
        <w:t>Gülgöz</w:t>
      </w:r>
      <w:proofErr w:type="spellEnd"/>
      <w:r>
        <w:t xml:space="preserve">, S., Glazier, J. J., Enright, E. A., Alonso, D. J., </w:t>
      </w:r>
      <w:proofErr w:type="spellStart"/>
      <w:r>
        <w:t>Durwood</w:t>
      </w:r>
      <w:proofErr w:type="spellEnd"/>
      <w:r>
        <w:t xml:space="preserve">, L. J., Fast, A. A., … others. (2019). Similarity in transgender and cisgender children’s gender development. </w:t>
      </w:r>
      <w:r>
        <w:rPr>
          <w:i/>
        </w:rPr>
        <w:t>Proceedings of the National Academy of Sciences</w:t>
      </w:r>
      <w:r>
        <w:t xml:space="preserve">, </w:t>
      </w:r>
      <w:r>
        <w:rPr>
          <w:i/>
        </w:rPr>
        <w:t>116</w:t>
      </w:r>
      <w:r>
        <w:t>(49), 24480–24485.</w:t>
      </w:r>
    </w:p>
    <w:p w14:paraId="4FAD0ED9" w14:textId="77777777" w:rsidR="006C353A" w:rsidRDefault="00D94022">
      <w:pPr>
        <w:pStyle w:val="Bibliography"/>
      </w:pPr>
      <w:bookmarkStart w:id="135" w:name="ref-high2014literacy"/>
      <w:bookmarkEnd w:id="134"/>
      <w:r>
        <w:t xml:space="preserve">High, P. C., &amp; </w:t>
      </w:r>
      <w:proofErr w:type="spellStart"/>
      <w:r>
        <w:t>Klass</w:t>
      </w:r>
      <w:proofErr w:type="spellEnd"/>
      <w:r>
        <w:t xml:space="preserve">, P. (2014). Literacy promotion: An essential component of primary care pediatric practice. </w:t>
      </w:r>
      <w:r>
        <w:rPr>
          <w:i/>
        </w:rPr>
        <w:t>Pediatrics</w:t>
      </w:r>
      <w:r>
        <w:t xml:space="preserve">, </w:t>
      </w:r>
      <w:r>
        <w:rPr>
          <w:i/>
        </w:rPr>
        <w:t>134</w:t>
      </w:r>
      <w:r>
        <w:t>(2), 404–409.</w:t>
      </w:r>
    </w:p>
    <w:p w14:paraId="3D1F818F" w14:textId="77777777" w:rsidR="006C353A" w:rsidRDefault="00D94022">
      <w:pPr>
        <w:pStyle w:val="Bibliography"/>
      </w:pPr>
      <w:bookmarkStart w:id="136" w:name="ref-hill2015simlex"/>
      <w:bookmarkEnd w:id="135"/>
      <w:r>
        <w:lastRenderedPageBreak/>
        <w:t xml:space="preserve">Hill, F., </w:t>
      </w:r>
      <w:proofErr w:type="spellStart"/>
      <w:r>
        <w:t>Reichart</w:t>
      </w:r>
      <w:proofErr w:type="spellEnd"/>
      <w:r>
        <w:t xml:space="preserve">, R., &amp; Korhonen, A. (2015). Simlex-999: Evaluating semantic models with (genuine) similarity estimation. </w:t>
      </w:r>
      <w:r>
        <w:rPr>
          <w:i/>
        </w:rPr>
        <w:t>Computational Linguistics</w:t>
      </w:r>
      <w:r>
        <w:t xml:space="preserve">, </w:t>
      </w:r>
      <w:r>
        <w:rPr>
          <w:i/>
        </w:rPr>
        <w:t>41</w:t>
      </w:r>
      <w:r>
        <w:t>(4), 665–695.</w:t>
      </w:r>
    </w:p>
    <w:p w14:paraId="7CBA315F" w14:textId="77777777" w:rsidR="006C353A" w:rsidRDefault="00D94022">
      <w:pPr>
        <w:pStyle w:val="Bibliography"/>
      </w:pPr>
      <w:bookmarkStart w:id="137" w:name="ref-hilliard2010differing"/>
      <w:bookmarkEnd w:id="136"/>
      <w:r>
        <w:t xml:space="preserve">Hilliard, L. J., &amp; </w:t>
      </w:r>
      <w:proofErr w:type="spellStart"/>
      <w:r>
        <w:t>Liben</w:t>
      </w:r>
      <w:proofErr w:type="spellEnd"/>
      <w:r>
        <w:t xml:space="preserve">, L. S. (2010). Differing levels of gender salience in preschool classrooms: Effects on children’s gender attitudes and intergroup bias. </w:t>
      </w:r>
      <w:r>
        <w:rPr>
          <w:i/>
        </w:rPr>
        <w:t>Child Development</w:t>
      </w:r>
      <w:r>
        <w:t xml:space="preserve">, </w:t>
      </w:r>
      <w:r>
        <w:rPr>
          <w:i/>
        </w:rPr>
        <w:t>81</w:t>
      </w:r>
      <w:r>
        <w:t>(6), 1787–1798.</w:t>
      </w:r>
    </w:p>
    <w:p w14:paraId="0E051555" w14:textId="77777777" w:rsidR="006C353A" w:rsidRDefault="00D94022">
      <w:pPr>
        <w:pStyle w:val="Bibliography"/>
      </w:pPr>
      <w:bookmarkStart w:id="138" w:name="ref-kam_2017"/>
      <w:bookmarkEnd w:id="137"/>
      <w:r>
        <w:t xml:space="preserve">Hudson Kam, C. L., &amp; Matthewson, L. (2017). Introducing the Infant </w:t>
      </w:r>
      <w:proofErr w:type="spellStart"/>
      <w:r>
        <w:t>Bookreading</w:t>
      </w:r>
      <w:proofErr w:type="spellEnd"/>
      <w:r>
        <w:t xml:space="preserve"> Database (</w:t>
      </w:r>
      <w:proofErr w:type="spellStart"/>
      <w:r>
        <w:t>IBDb</w:t>
      </w:r>
      <w:proofErr w:type="spellEnd"/>
      <w:r>
        <w:t xml:space="preserve">). </w:t>
      </w:r>
      <w:r>
        <w:rPr>
          <w:i/>
        </w:rPr>
        <w:t>Journal of Child Language</w:t>
      </w:r>
      <w:r>
        <w:t xml:space="preserve">, </w:t>
      </w:r>
      <w:r>
        <w:rPr>
          <w:i/>
        </w:rPr>
        <w:t>44</w:t>
      </w:r>
      <w:r>
        <w:t>(6), 1289–1308.</w:t>
      </w:r>
    </w:p>
    <w:p w14:paraId="74100F41" w14:textId="77777777" w:rsidR="006C353A" w:rsidRDefault="00D94022">
      <w:pPr>
        <w:pStyle w:val="Bibliography"/>
      </w:pPr>
      <w:bookmarkStart w:id="139" w:name="ref-landauer1997solution"/>
      <w:bookmarkEnd w:id="138"/>
      <w:proofErr w:type="spellStart"/>
      <w:r>
        <w:t>Landauer</w:t>
      </w:r>
      <w:proofErr w:type="spellEnd"/>
      <w:r>
        <w:t xml:space="preserve">, T. K., &amp; </w:t>
      </w:r>
      <w:proofErr w:type="spellStart"/>
      <w:r>
        <w:t>Dumais</w:t>
      </w:r>
      <w:proofErr w:type="spellEnd"/>
      <w:r>
        <w:t xml:space="preserve">, S. T. (1997). A solution to Plato’s problem: The latent semantic analysis theory of acquisition, induction, and representation of knowledge. </w:t>
      </w:r>
      <w:r>
        <w:rPr>
          <w:i/>
        </w:rPr>
        <w:t>Psychological Review</w:t>
      </w:r>
      <w:r>
        <w:t xml:space="preserve">, </w:t>
      </w:r>
      <w:r>
        <w:rPr>
          <w:i/>
        </w:rPr>
        <w:t>104</w:t>
      </w:r>
      <w:r>
        <w:t>(2), 211.</w:t>
      </w:r>
    </w:p>
    <w:p w14:paraId="2726255A" w14:textId="77777777" w:rsidR="006C353A" w:rsidRDefault="00D94022">
      <w:pPr>
        <w:pStyle w:val="Bibliography"/>
      </w:pPr>
      <w:bookmarkStart w:id="140" w:name="ref-lewis2016understanding"/>
      <w:bookmarkEnd w:id="139"/>
      <w:r>
        <w:t xml:space="preserve">Lewis, M. L., &amp; Frank, M. C. (2016). Understanding the effect of social context on learning: A replication of Xu and Tenenbaum (2007b). </w:t>
      </w:r>
      <w:r>
        <w:rPr>
          <w:i/>
        </w:rPr>
        <w:t>Journal of Experimental Psychology: General</w:t>
      </w:r>
      <w:r>
        <w:t xml:space="preserve">, </w:t>
      </w:r>
      <w:r>
        <w:rPr>
          <w:i/>
        </w:rPr>
        <w:t>145</w:t>
      </w:r>
      <w:r>
        <w:t>(9), e72–e80.</w:t>
      </w:r>
    </w:p>
    <w:p w14:paraId="7D73C788" w14:textId="77777777" w:rsidR="006C353A" w:rsidRDefault="00D94022">
      <w:pPr>
        <w:pStyle w:val="Bibliography"/>
      </w:pPr>
      <w:bookmarkStart w:id="141" w:name="ref-lewis2020"/>
      <w:bookmarkEnd w:id="140"/>
      <w:r>
        <w:t xml:space="preserve">Lewis, M., &amp; </w:t>
      </w:r>
      <w:proofErr w:type="spellStart"/>
      <w:r>
        <w:t>Lupyan</w:t>
      </w:r>
      <w:proofErr w:type="spellEnd"/>
      <w:r>
        <w:t xml:space="preserve">, G. (2020). Gender stereotypes are reflected in the distributional structure of 25 languages. </w:t>
      </w:r>
      <w:r>
        <w:rPr>
          <w:i/>
        </w:rPr>
        <w:t xml:space="preserve">Nature Human </w:t>
      </w:r>
      <w:proofErr w:type="spellStart"/>
      <w:r>
        <w:rPr>
          <w:i/>
        </w:rPr>
        <w:t>Behaviour</w:t>
      </w:r>
      <w:proofErr w:type="spellEnd"/>
      <w:r>
        <w:t>, 1–8.</w:t>
      </w:r>
    </w:p>
    <w:p w14:paraId="5DBAA471" w14:textId="77777777" w:rsidR="006C353A" w:rsidRDefault="00D94022">
      <w:pPr>
        <w:pStyle w:val="Bibliography"/>
      </w:pPr>
      <w:bookmarkStart w:id="142" w:name="ref-maaten2008visualizing"/>
      <w:bookmarkEnd w:id="141"/>
      <w:proofErr w:type="spellStart"/>
      <w:r>
        <w:t>Maaten</w:t>
      </w:r>
      <w:proofErr w:type="spellEnd"/>
      <w:r>
        <w:t>, L. van der, &amp; Hinton, G. (2008). Visualizing data using t-</w:t>
      </w:r>
      <w:proofErr w:type="spellStart"/>
      <w:r>
        <w:t>sne</w:t>
      </w:r>
      <w:proofErr w:type="spellEnd"/>
      <w:r>
        <w:t xml:space="preserve">. </w:t>
      </w:r>
      <w:r>
        <w:rPr>
          <w:i/>
        </w:rPr>
        <w:t>Journal of Machine Learning Research</w:t>
      </w:r>
      <w:r>
        <w:t xml:space="preserve">, </w:t>
      </w:r>
      <w:r>
        <w:rPr>
          <w:i/>
        </w:rPr>
        <w:t>9</w:t>
      </w:r>
      <w:r>
        <w:t>(Nov), 2579–2605.</w:t>
      </w:r>
    </w:p>
    <w:p w14:paraId="5C435C97" w14:textId="77777777" w:rsidR="006C353A" w:rsidRDefault="00D94022">
      <w:pPr>
        <w:pStyle w:val="Bibliography"/>
      </w:pPr>
      <w:bookmarkStart w:id="143" w:name="ref-martin2004children"/>
      <w:bookmarkEnd w:id="142"/>
      <w:r>
        <w:t xml:space="preserve">Martin, C. L., &amp; Ruble, D. (2004). Children’s search for gender cues: Cognitive perspectives on gender development. </w:t>
      </w:r>
      <w:r>
        <w:rPr>
          <w:i/>
        </w:rPr>
        <w:t>Current Directions in Psychological Science</w:t>
      </w:r>
      <w:r>
        <w:t xml:space="preserve">, </w:t>
      </w:r>
      <w:r>
        <w:rPr>
          <w:i/>
        </w:rPr>
        <w:t>13</w:t>
      </w:r>
      <w:r>
        <w:t>(2), 67–70.</w:t>
      </w:r>
    </w:p>
    <w:p w14:paraId="1F43E905" w14:textId="77777777" w:rsidR="006C353A" w:rsidRDefault="00D94022">
      <w:pPr>
        <w:pStyle w:val="Bibliography"/>
      </w:pPr>
      <w:bookmarkStart w:id="144" w:name="ref-mikolov2013efficient"/>
      <w:bookmarkEnd w:id="143"/>
      <w:proofErr w:type="spellStart"/>
      <w:r>
        <w:t>Mikolov</w:t>
      </w:r>
      <w:proofErr w:type="spellEnd"/>
      <w:r>
        <w:t xml:space="preserve">, T., Chen, K., </w:t>
      </w:r>
      <w:proofErr w:type="spellStart"/>
      <w:r>
        <w:t>Corrado</w:t>
      </w:r>
      <w:proofErr w:type="spellEnd"/>
      <w:r>
        <w:t xml:space="preserve">, G., &amp; Dean, J. (2013). Efficient estimation of word representations in vector space. </w:t>
      </w:r>
      <w:proofErr w:type="spellStart"/>
      <w:r>
        <w:rPr>
          <w:i/>
        </w:rPr>
        <w:t>arXiv</w:t>
      </w:r>
      <w:proofErr w:type="spellEnd"/>
      <w:r>
        <w:rPr>
          <w:i/>
        </w:rPr>
        <w:t xml:space="preserve"> Preprint arXiv:1301.3781</w:t>
      </w:r>
      <w:r>
        <w:t>.</w:t>
      </w:r>
    </w:p>
    <w:p w14:paraId="0B4F2855" w14:textId="77777777" w:rsidR="006C353A" w:rsidRDefault="00D94022">
      <w:pPr>
        <w:pStyle w:val="Bibliography"/>
      </w:pPr>
      <w:bookmarkStart w:id="145" w:name="ref-montag2015words"/>
      <w:bookmarkEnd w:id="144"/>
      <w:r>
        <w:lastRenderedPageBreak/>
        <w:t xml:space="preserve">Montag, J. L., Jones, M. N., &amp; Smith, L. B. (2015). The words children hear: Picture books and the statistics for language learning. </w:t>
      </w:r>
      <w:r>
        <w:rPr>
          <w:i/>
        </w:rPr>
        <w:t>Psychological Science</w:t>
      </w:r>
      <w:r>
        <w:t xml:space="preserve">, </w:t>
      </w:r>
      <w:r>
        <w:rPr>
          <w:i/>
        </w:rPr>
        <w:t>26</w:t>
      </w:r>
      <w:r>
        <w:t>(9), 1489–1496.</w:t>
      </w:r>
    </w:p>
    <w:p w14:paraId="76CAEB3D" w14:textId="77777777" w:rsidR="006C353A" w:rsidRDefault="00D94022">
      <w:pPr>
        <w:pStyle w:val="Bibliography"/>
      </w:pPr>
      <w:bookmarkStart w:id="146" w:name="ref-nosek2002harvesting"/>
      <w:bookmarkEnd w:id="145"/>
      <w:proofErr w:type="spellStart"/>
      <w:r>
        <w:t>Nosek</w:t>
      </w:r>
      <w:proofErr w:type="spellEnd"/>
      <w:r>
        <w:t xml:space="preserve">, B. A., Banaji, M. R., &amp; Greenwald, A. G. (2002). Harvesting implicit group attitudes and beliefs from a demonstration web site. </w:t>
      </w:r>
      <w:r>
        <w:rPr>
          <w:i/>
        </w:rPr>
        <w:t>Group Dynamics: Theory, Research, and Practice</w:t>
      </w:r>
      <w:r>
        <w:t xml:space="preserve">, </w:t>
      </w:r>
      <w:r>
        <w:rPr>
          <w:i/>
        </w:rPr>
        <w:t>6</w:t>
      </w:r>
      <w:r>
        <w:t>(1), 101.</w:t>
      </w:r>
    </w:p>
    <w:p w14:paraId="61AF835C" w14:textId="77777777" w:rsidR="006C353A" w:rsidRDefault="00D94022">
      <w:pPr>
        <w:pStyle w:val="Bibliography"/>
      </w:pPr>
      <w:bookmarkStart w:id="147" w:name="ref-oswald2013predicting"/>
      <w:bookmarkEnd w:id="146"/>
      <w:r>
        <w:t xml:space="preserve">Oswald, F. L., Mitchell, G., Blanton, H., Jaccard, J., &amp; </w:t>
      </w:r>
      <w:proofErr w:type="spellStart"/>
      <w:r>
        <w:t>Tetlock</w:t>
      </w:r>
      <w:proofErr w:type="spellEnd"/>
      <w:r>
        <w:t xml:space="preserve">, P. E. (2013). Predicting ethnic and racial discrimination: A meta-analysis of </w:t>
      </w:r>
      <w:proofErr w:type="spellStart"/>
      <w:r>
        <w:t>iat</w:t>
      </w:r>
      <w:proofErr w:type="spellEnd"/>
      <w:r>
        <w:t xml:space="preserve"> criterion studies. </w:t>
      </w:r>
      <w:r>
        <w:rPr>
          <w:i/>
        </w:rPr>
        <w:t>Journal of Personality and Social Psychology</w:t>
      </w:r>
      <w:r>
        <w:t xml:space="preserve">, </w:t>
      </w:r>
      <w:r>
        <w:rPr>
          <w:i/>
        </w:rPr>
        <w:t>105</w:t>
      </w:r>
      <w:r>
        <w:t>(2), 171.</w:t>
      </w:r>
    </w:p>
    <w:p w14:paraId="254F5889" w14:textId="77777777" w:rsidR="006C353A" w:rsidRDefault="00D94022">
      <w:pPr>
        <w:pStyle w:val="Bibliography"/>
      </w:pPr>
      <w:bookmarkStart w:id="148" w:name="ref-poulin2002men"/>
      <w:bookmarkEnd w:id="147"/>
      <w:r>
        <w:t xml:space="preserve">Poulin-Dubois, D., Serbin, L. A., </w:t>
      </w:r>
      <w:proofErr w:type="spellStart"/>
      <w:r>
        <w:t>Eichstedt</w:t>
      </w:r>
      <w:proofErr w:type="spellEnd"/>
      <w:r>
        <w:t xml:space="preserve">, J. A., Sen, M. G., &amp; Beissel, C. F. (2002). Men don’t put on make-up: Toddlers’ knowledge of the gender stereotyping of household activities. </w:t>
      </w:r>
      <w:r>
        <w:rPr>
          <w:i/>
        </w:rPr>
        <w:t>Social Development</w:t>
      </w:r>
      <w:r>
        <w:t xml:space="preserve">, </w:t>
      </w:r>
      <w:r>
        <w:rPr>
          <w:i/>
        </w:rPr>
        <w:t>11</w:t>
      </w:r>
      <w:r>
        <w:t>(2), 166–181.</w:t>
      </w:r>
    </w:p>
    <w:p w14:paraId="700439C3" w14:textId="77777777" w:rsidR="006C353A" w:rsidRDefault="00D94022">
      <w:pPr>
        <w:pStyle w:val="Bibliography"/>
      </w:pPr>
      <w:bookmarkStart w:id="149" w:name="ref-rudman2004gender"/>
      <w:bookmarkEnd w:id="148"/>
      <w:r>
        <w:t xml:space="preserve">Rudman, L. A., &amp; Goodwin, S. A. (2004). Gender differences in automatic in-group bias: Why do women like women more than men like men? </w:t>
      </w:r>
      <w:r>
        <w:rPr>
          <w:i/>
        </w:rPr>
        <w:t>Journal of Personality and Social Psychology</w:t>
      </w:r>
      <w:r>
        <w:t xml:space="preserve">, </w:t>
      </w:r>
      <w:r>
        <w:rPr>
          <w:i/>
        </w:rPr>
        <w:t>87</w:t>
      </w:r>
      <w:r>
        <w:t>(4), 494.</w:t>
      </w:r>
    </w:p>
    <w:p w14:paraId="6D28DE4E" w14:textId="77777777" w:rsidR="006C353A" w:rsidRDefault="00D94022">
      <w:pPr>
        <w:pStyle w:val="Bibliography"/>
      </w:pPr>
      <w:bookmarkStart w:id="150" w:name="ref-scott2019glasgow"/>
      <w:bookmarkEnd w:id="149"/>
      <w:r>
        <w:t xml:space="preserve">Scott, G. G., Keitel, A., </w:t>
      </w:r>
      <w:proofErr w:type="spellStart"/>
      <w:r>
        <w:t>Becirspahic</w:t>
      </w:r>
      <w:proofErr w:type="spellEnd"/>
      <w:r>
        <w:t xml:space="preserve">, M., Yao, B., &amp; Sereno, S. C. (2019). The Glasgow Norms: Ratings of 5,500 words on nine scales. </w:t>
      </w:r>
      <w:r>
        <w:rPr>
          <w:i/>
        </w:rPr>
        <w:t>Behavior Research Methods</w:t>
      </w:r>
      <w:r>
        <w:t xml:space="preserve">, </w:t>
      </w:r>
      <w:r>
        <w:rPr>
          <w:i/>
        </w:rPr>
        <w:t>51</w:t>
      </w:r>
      <w:r>
        <w:t>(3), 1258–1270.</w:t>
      </w:r>
    </w:p>
    <w:p w14:paraId="53E548E7" w14:textId="77777777" w:rsidR="006C353A" w:rsidRDefault="00D94022">
      <w:pPr>
        <w:pStyle w:val="Bibliography"/>
      </w:pPr>
      <w:bookmarkStart w:id="151" w:name="ref-shutts2010social"/>
      <w:bookmarkEnd w:id="150"/>
      <w:r>
        <w:t xml:space="preserve">Shutts, K., Banaji, M. R., &amp; </w:t>
      </w:r>
      <w:proofErr w:type="spellStart"/>
      <w:r>
        <w:t>Spelke</w:t>
      </w:r>
      <w:proofErr w:type="spellEnd"/>
      <w:r>
        <w:t xml:space="preserve">, E. S. (2010). Social categories guide young children’s preferences for novel objects. </w:t>
      </w:r>
      <w:r>
        <w:rPr>
          <w:i/>
        </w:rPr>
        <w:t>Developmental Science</w:t>
      </w:r>
      <w:r>
        <w:t xml:space="preserve">, </w:t>
      </w:r>
      <w:r>
        <w:rPr>
          <w:i/>
        </w:rPr>
        <w:t>13</w:t>
      </w:r>
      <w:r>
        <w:t>(4), 599–610.</w:t>
      </w:r>
    </w:p>
    <w:p w14:paraId="1E2A956B" w14:textId="77777777" w:rsidR="006C353A" w:rsidRDefault="00D94022">
      <w:pPr>
        <w:pStyle w:val="Bibliography"/>
      </w:pPr>
      <w:bookmarkStart w:id="152" w:name="ref-skowronski2001comparative"/>
      <w:bookmarkEnd w:id="151"/>
      <w:proofErr w:type="spellStart"/>
      <w:r>
        <w:t>Skowronski</w:t>
      </w:r>
      <w:proofErr w:type="spellEnd"/>
      <w:r>
        <w:t xml:space="preserve">, J. J., &amp; Lawrence, M. A. (2001). A comparative study of the implicit and explicit gender attitudes of children and college students. </w:t>
      </w:r>
      <w:r>
        <w:rPr>
          <w:i/>
        </w:rPr>
        <w:t>Psychology of Women Quarterly</w:t>
      </w:r>
      <w:r>
        <w:t xml:space="preserve">, </w:t>
      </w:r>
      <w:r>
        <w:rPr>
          <w:i/>
        </w:rPr>
        <w:t>25</w:t>
      </w:r>
      <w:r>
        <w:t>(2), 155–165.</w:t>
      </w:r>
    </w:p>
    <w:p w14:paraId="62B2F8FE" w14:textId="77777777" w:rsidR="006C353A" w:rsidRDefault="00D94022">
      <w:pPr>
        <w:pStyle w:val="Bibliography"/>
      </w:pPr>
      <w:bookmarkStart w:id="153" w:name="ref-snow1998preventing"/>
      <w:bookmarkEnd w:id="152"/>
      <w:r>
        <w:lastRenderedPageBreak/>
        <w:t xml:space="preserve">Snow, C. E., Burns, M. S., &amp; Griffin, P. (1998). </w:t>
      </w:r>
      <w:r>
        <w:rPr>
          <w:i/>
        </w:rPr>
        <w:t>Preventing reading difficulties in young children</w:t>
      </w:r>
      <w:r>
        <w:t>. National Academies Press.</w:t>
      </w:r>
    </w:p>
    <w:p w14:paraId="07072149" w14:textId="77777777" w:rsidR="006C353A" w:rsidRDefault="00D94022">
      <w:pPr>
        <w:pStyle w:val="Bibliography"/>
      </w:pPr>
      <w:bookmarkStart w:id="154" w:name="ref-wagner2017factors"/>
      <w:bookmarkEnd w:id="153"/>
      <w:r>
        <w:t xml:space="preserve">Wagner, L. (2017). Factors influencing parents’ preferences and parents’ perceptions of child preferences of picture books. </w:t>
      </w:r>
      <w:r>
        <w:rPr>
          <w:i/>
        </w:rPr>
        <w:t>Frontiers in Psychology</w:t>
      </w:r>
      <w:r>
        <w:t xml:space="preserve">, </w:t>
      </w:r>
      <w:r>
        <w:rPr>
          <w:i/>
        </w:rPr>
        <w:t>8</w:t>
      </w:r>
      <w:r>
        <w:t>, 1448.</w:t>
      </w:r>
    </w:p>
    <w:p w14:paraId="3794AE69" w14:textId="77777777" w:rsidR="006C353A" w:rsidRDefault="00D94022">
      <w:pPr>
        <w:pStyle w:val="Bibliography"/>
      </w:pPr>
      <w:bookmarkStart w:id="155" w:name="ref-weisgram2014pink"/>
      <w:bookmarkEnd w:id="154"/>
      <w:proofErr w:type="spellStart"/>
      <w:r>
        <w:t>Weisgram</w:t>
      </w:r>
      <w:proofErr w:type="spellEnd"/>
      <w:r>
        <w:t xml:space="preserve">, E. S., Fulcher, M., &amp; </w:t>
      </w:r>
      <w:proofErr w:type="spellStart"/>
      <w:r>
        <w:t>Dinella</w:t>
      </w:r>
      <w:proofErr w:type="spellEnd"/>
      <w:r>
        <w:t xml:space="preserve">, L. M. (2014). Pink gives girls permission: Exploring the roles of explicit gender labels and gender-typed colors on preschool children’s toy preferences. </w:t>
      </w:r>
      <w:r>
        <w:rPr>
          <w:i/>
        </w:rPr>
        <w:t>Journal of Applied Developmental Psychology</w:t>
      </w:r>
      <w:r>
        <w:t xml:space="preserve">, </w:t>
      </w:r>
      <w:r>
        <w:rPr>
          <w:i/>
        </w:rPr>
        <w:t>35</w:t>
      </w:r>
      <w:r>
        <w:t>(5), 401–409.</w:t>
      </w:r>
    </w:p>
    <w:p w14:paraId="5DF3B128" w14:textId="77777777" w:rsidR="006C353A" w:rsidRDefault="00D94022">
      <w:pPr>
        <w:pStyle w:val="Bibliography"/>
      </w:pPr>
      <w:bookmarkStart w:id="156" w:name="ref-xu2007b"/>
      <w:bookmarkEnd w:id="155"/>
      <w:r>
        <w:t xml:space="preserve">Xu, F., &amp; Tenenbaum, J. B. (2007). Sensitivity to sampling in Bayesian word learning. </w:t>
      </w:r>
      <w:r>
        <w:rPr>
          <w:i/>
        </w:rPr>
        <w:t>Developmental Science</w:t>
      </w:r>
      <w:r>
        <w:t xml:space="preserve">, </w:t>
      </w:r>
      <w:r>
        <w:rPr>
          <w:i/>
        </w:rPr>
        <w:t>10</w:t>
      </w:r>
      <w:r>
        <w:t>(3), 288–297.</w:t>
      </w:r>
      <w:bookmarkEnd w:id="115"/>
      <w:bookmarkEnd w:id="156"/>
    </w:p>
    <w:sectPr w:rsidR="006C353A" w:rsidSect="006C1AD9">
      <w:pgSz w:w="12240" w:h="15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eidenberg" w:date="2020-11-19T09:39:00Z" w:initials="MSS">
    <w:p w14:paraId="13E82D0D" w14:textId="77777777" w:rsidR="006C1AD9" w:rsidRDefault="006C1AD9">
      <w:pPr>
        <w:pStyle w:val="CommentText"/>
      </w:pPr>
      <w:r>
        <w:rPr>
          <w:rStyle w:val="CommentReference"/>
        </w:rPr>
        <w:annotationRef/>
      </w:r>
      <w:r>
        <w:rPr>
          <w:noProof/>
        </w:rPr>
        <w:t>Use stereotype examples that are identified in the study rather than STEM examples that aren't.</w:t>
      </w:r>
    </w:p>
  </w:comment>
  <w:comment w:id="2" w:author="Gary Lupyan" w:date="2020-11-20T12:15:00Z" w:initials="GL">
    <w:p w14:paraId="54616004" w14:textId="730CD089" w:rsidR="006C1AD9" w:rsidRDefault="006C1AD9">
      <w:pPr>
        <w:pStyle w:val="CommentText"/>
      </w:pPr>
      <w:r>
        <w:rPr>
          <w:rStyle w:val="CommentReference"/>
        </w:rPr>
        <w:annotationRef/>
      </w:r>
      <w:r>
        <w:t xml:space="preserve">But action emotional/action oriented isn’t used in the study whereas reading/math is. </w:t>
      </w:r>
      <w:proofErr w:type="gramStart"/>
      <w:r>
        <w:t>So</w:t>
      </w:r>
      <w:proofErr w:type="gramEnd"/>
      <w:r>
        <w:t xml:space="preserve"> I think we want to use the example of the original reading/math stereotype here</w:t>
      </w:r>
    </w:p>
  </w:comment>
  <w:comment w:id="3" w:author="molly lewis" w:date="2020-11-30T12:10:00Z" w:initials="ml">
    <w:p w14:paraId="13E0491A" w14:textId="2CABC7D2" w:rsidR="006C1AD9" w:rsidRDefault="006C1AD9">
      <w:pPr>
        <w:pStyle w:val="CommentText"/>
      </w:pPr>
      <w:r>
        <w:rPr>
          <w:rStyle w:val="CommentReference"/>
        </w:rPr>
        <w:annotationRef/>
      </w:r>
      <w:r>
        <w:t xml:space="preserve">I agree with Gary – The reading/math stereotype is clearly tested in Study 2b. </w:t>
      </w:r>
    </w:p>
  </w:comment>
  <w:comment w:id="10" w:author="Seidenberg" w:date="2020-11-19T09:36:00Z" w:initials="MSS">
    <w:p w14:paraId="4D151214" w14:textId="77777777" w:rsidR="006C1AD9" w:rsidRDefault="006C1AD9">
      <w:pPr>
        <w:pStyle w:val="CommentText"/>
      </w:pPr>
      <w:r>
        <w:rPr>
          <w:rStyle w:val="CommentReference"/>
        </w:rPr>
        <w:annotationRef/>
      </w:r>
      <w:r>
        <w:rPr>
          <w:noProof/>
        </w:rPr>
        <w:t xml:space="preserve">something lost in editing here.  </w:t>
      </w:r>
    </w:p>
  </w:comment>
  <w:comment w:id="11" w:author="molly lewis" w:date="2020-11-30T12:28:00Z" w:initials="ml">
    <w:p w14:paraId="36EC0BA5" w14:textId="6A34E417" w:rsidR="006C1AD9" w:rsidRDefault="006C1AD9">
      <w:pPr>
        <w:pStyle w:val="CommentText"/>
      </w:pPr>
      <w:r>
        <w:rPr>
          <w:rStyle w:val="CommentReference"/>
        </w:rPr>
        <w:annotationRef/>
      </w:r>
      <w:r>
        <w:t>Yes, it is now corrected.</w:t>
      </w:r>
    </w:p>
  </w:comment>
  <w:comment w:id="14" w:author="Seidenberg" w:date="2020-11-19T09:43:00Z" w:initials="MSS">
    <w:p w14:paraId="176B0B11" w14:textId="5DC70EE7" w:rsidR="006C1AD9" w:rsidRDefault="006C1AD9">
      <w:pPr>
        <w:pStyle w:val="CommentText"/>
      </w:pPr>
      <w:r>
        <w:rPr>
          <w:rStyle w:val="CommentReference"/>
        </w:rPr>
        <w:annotationRef/>
      </w:r>
      <w:r>
        <w:rPr>
          <w:noProof/>
        </w:rPr>
        <w:t>shouldn't this just be the percentages?</w:t>
      </w:r>
    </w:p>
  </w:comment>
  <w:comment w:id="15" w:author="molly lewis" w:date="2020-11-30T12:29:00Z" w:initials="ml">
    <w:p w14:paraId="034DA7FF" w14:textId="4732CBB1" w:rsidR="006C1AD9" w:rsidRDefault="006C1AD9">
      <w:pPr>
        <w:pStyle w:val="CommentText"/>
      </w:pPr>
      <w:r>
        <w:rPr>
          <w:rStyle w:val="CommentReference"/>
        </w:rPr>
        <w:annotationRef/>
      </w:r>
      <w:r>
        <w:t>Yes.</w:t>
      </w:r>
    </w:p>
  </w:comment>
  <w:comment w:id="16" w:author="Gary Lupyan" w:date="2020-11-22T17:28:00Z" w:initials="GL">
    <w:p w14:paraId="2D05A058" w14:textId="2774EE6B" w:rsidR="006C1AD9" w:rsidRDefault="006C1AD9">
      <w:pPr>
        <w:pStyle w:val="CommentText"/>
      </w:pPr>
      <w:r>
        <w:rPr>
          <w:rStyle w:val="CommentReference"/>
        </w:rPr>
        <w:annotationRef/>
      </w:r>
      <w:r>
        <w:t>The aspect ratio of the figure looks off (stretched our horizontally). A pet peeve of mine Also right of scale is cut off.</w:t>
      </w:r>
    </w:p>
  </w:comment>
  <w:comment w:id="17" w:author="molly lewis" w:date="2020-12-03T15:38:00Z" w:initials="ml">
    <w:p w14:paraId="25CE0252" w14:textId="7FA7402A" w:rsidR="006C1AD9" w:rsidRDefault="006C1AD9">
      <w:pPr>
        <w:pStyle w:val="CommentText"/>
      </w:pPr>
      <w:r>
        <w:rPr>
          <w:rStyle w:val="CommentReference"/>
        </w:rPr>
        <w:annotationRef/>
      </w:r>
      <w:r>
        <w:t>This is just an issue in the word version, I think.</w:t>
      </w:r>
    </w:p>
  </w:comment>
  <w:comment w:id="18" w:author="Gary Lupyan" w:date="2020-11-22T17:30:00Z" w:initials="GL">
    <w:p w14:paraId="4BEB496D" w14:textId="63FC415F" w:rsidR="006C1AD9" w:rsidRDefault="006C1AD9">
      <w:pPr>
        <w:pStyle w:val="CommentText"/>
      </w:pPr>
      <w:r>
        <w:rPr>
          <w:rStyle w:val="CommentReference"/>
        </w:rPr>
        <w:annotationRef/>
      </w:r>
      <w:r>
        <w:t>Not referenced in the text</w:t>
      </w:r>
    </w:p>
  </w:comment>
  <w:comment w:id="19" w:author="Gary Lupyan" w:date="2020-11-22T17:30:00Z" w:initials="GL">
    <w:p w14:paraId="133E3C82" w14:textId="25E2A49E" w:rsidR="006C1AD9" w:rsidRDefault="006C1AD9">
      <w:pPr>
        <w:pStyle w:val="CommentText"/>
      </w:pPr>
      <w:r>
        <w:rPr>
          <w:rStyle w:val="CommentReference"/>
        </w:rPr>
        <w:annotationRef/>
      </w:r>
      <w:r>
        <w:t xml:space="preserve">Something went wrong w/ this figure. That’s not what panel a </w:t>
      </w:r>
      <w:proofErr w:type="gramStart"/>
      <w:r>
        <w:t>shows</w:t>
      </w:r>
      <w:proofErr w:type="gramEnd"/>
      <w:r>
        <w:t>.</w:t>
      </w:r>
    </w:p>
  </w:comment>
  <w:comment w:id="20" w:author="molly lewis" w:date="2020-12-03T15:38:00Z" w:initials="ml">
    <w:p w14:paraId="6012B851" w14:textId="48DC0900" w:rsidR="006C1AD9" w:rsidRDefault="006C1AD9">
      <w:pPr>
        <w:pStyle w:val="CommentText"/>
      </w:pPr>
      <w:r>
        <w:rPr>
          <w:rStyle w:val="CommentReference"/>
        </w:rPr>
        <w:annotationRef/>
      </w:r>
      <w:r>
        <w:t>Fixed.</w:t>
      </w:r>
    </w:p>
  </w:comment>
  <w:comment w:id="21" w:author="Seidenberg" w:date="2020-11-19T10:01:00Z" w:initials="MSS">
    <w:p w14:paraId="291B0936" w14:textId="7384B3B7" w:rsidR="006C1AD9" w:rsidRDefault="006C1AD9">
      <w:pPr>
        <w:pStyle w:val="CommentText"/>
      </w:pPr>
      <w:r>
        <w:rPr>
          <w:rStyle w:val="CommentReference"/>
        </w:rPr>
        <w:annotationRef/>
      </w:r>
      <w:r>
        <w:rPr>
          <w:noProof/>
        </w:rPr>
        <w:t>why?  maybe a line explaining why pictures weren't used.  analyses concern what can be learned from text alone, but identification of protagonist gender doesn't have to be restricted the same  way, IMO.</w:t>
      </w:r>
    </w:p>
  </w:comment>
  <w:comment w:id="22" w:author="molly lewis" w:date="2020-12-03T15:41:00Z" w:initials="ml">
    <w:p w14:paraId="2145A48A" w14:textId="18606062" w:rsidR="006C1AD9" w:rsidRDefault="006C1AD9">
      <w:pPr>
        <w:pStyle w:val="CommentText"/>
      </w:pPr>
      <w:r>
        <w:rPr>
          <w:rStyle w:val="CommentReference"/>
        </w:rPr>
        <w:annotationRef/>
      </w:r>
      <w:r>
        <w:t>I agree – though this is what we did.</w:t>
      </w:r>
    </w:p>
  </w:comment>
  <w:comment w:id="33" w:author="Gary Lupyan" w:date="2020-11-26T19:32:00Z" w:initials="GL">
    <w:p w14:paraId="2BA9ADFF" w14:textId="2FB6F1D2" w:rsidR="006C1AD9" w:rsidRDefault="006C1AD9">
      <w:pPr>
        <w:pStyle w:val="CommentText"/>
      </w:pPr>
      <w:r>
        <w:rPr>
          <w:rStyle w:val="CommentReference"/>
        </w:rPr>
        <w:annotationRef/>
      </w:r>
      <w:r>
        <w:t xml:space="preserve">This makes it sound like the main finding here is the (rather low) correlation between character gender and content gender. This correlation is interesting, but it’s not very high. We should mention it for sure, but maybe prioritize discussing the </w:t>
      </w:r>
      <w:r w:rsidRPr="002D167E">
        <w:rPr>
          <w:b/>
          <w:bCs/>
        </w:rPr>
        <w:t>distribution</w:t>
      </w:r>
      <w:r>
        <w:t xml:space="preserve"> of character and content gender? Are they bimodal? </w:t>
      </w:r>
    </w:p>
  </w:comment>
  <w:comment w:id="43" w:author="Seidenberg" w:date="2020-11-19T11:15:00Z" w:initials="MSS">
    <w:p w14:paraId="72B77650" w14:textId="2310CFC1" w:rsidR="006C1AD9" w:rsidRDefault="006C1AD9">
      <w:pPr>
        <w:pStyle w:val="CommentText"/>
      </w:pPr>
      <w:r>
        <w:rPr>
          <w:rStyle w:val="CommentReference"/>
        </w:rPr>
        <w:annotationRef/>
      </w:r>
      <w:r>
        <w:rPr>
          <w:noProof/>
        </w:rPr>
        <w:t>correct?  needed some little bit of additional explanation of procedure.</w:t>
      </w:r>
    </w:p>
  </w:comment>
  <w:comment w:id="49" w:author="Gary Lupyan" w:date="2020-11-26T21:59:00Z" w:initials="GL">
    <w:p w14:paraId="7512AF96" w14:textId="4F9D300C" w:rsidR="006C1AD9" w:rsidRDefault="006C1AD9">
      <w:pPr>
        <w:pStyle w:val="CommentText"/>
      </w:pPr>
      <w:r w:rsidRPr="00FE795C">
        <w:rPr>
          <w:rStyle w:val="CommentReference"/>
          <w:highlight w:val="yellow"/>
        </w:rPr>
        <w:annotationRef/>
      </w:r>
      <w:r w:rsidRPr="00FE795C">
        <w:rPr>
          <w:highlight w:val="yellow"/>
        </w:rPr>
        <w:t>I am not sure whether this is what you did, but it seems like this is the model that makes sense? Or better still – the reverse: we’re predicting how participants described the characters and the actions FROM the previously computed gender bias measure, thereby validating the measure</w:t>
      </w:r>
    </w:p>
  </w:comment>
  <w:comment w:id="50" w:author="molly lewis" w:date="2020-11-30T16:29:00Z" w:initials="ml">
    <w:p w14:paraId="3454BD04" w14:textId="7397C7E3" w:rsidR="006C1AD9" w:rsidRDefault="006C1AD9">
      <w:pPr>
        <w:pStyle w:val="CommentText"/>
      </w:pPr>
      <w:r>
        <w:rPr>
          <w:rStyle w:val="CommentReference"/>
        </w:rPr>
        <w:annotationRef/>
      </w:r>
      <w:proofErr w:type="gramStart"/>
      <w:r>
        <w:t>Yep</w:t>
      </w:r>
      <w:proofErr w:type="gramEnd"/>
      <w:r>
        <w:t xml:space="preserve"> this is the model </w:t>
      </w:r>
    </w:p>
  </w:comment>
  <w:comment w:id="73" w:author="Seidenberg" w:date="2020-11-19T12:02:00Z" w:initials="MSS">
    <w:p w14:paraId="79EEDA02" w14:textId="5F4916D9" w:rsidR="006C1AD9" w:rsidRDefault="006C1AD9">
      <w:pPr>
        <w:pStyle w:val="CommentText"/>
      </w:pPr>
      <w:r>
        <w:rPr>
          <w:rStyle w:val="CommentReference"/>
        </w:rPr>
        <w:annotationRef/>
      </w:r>
      <w:r>
        <w:rPr>
          <w:noProof/>
        </w:rPr>
        <w:t>IT would be better if the results included some descriptive statistics about gender bias not just correlations between measures.  given the procedure that was described, how many words are biased M, F, or unbiased? given the modest correlations, where are the discrepancies and are they interesting?</w:t>
      </w:r>
    </w:p>
  </w:comment>
  <w:comment w:id="74" w:author="molly lewis" w:date="2020-12-03T17:37:00Z" w:initials="ml">
    <w:p w14:paraId="24E23FB9" w14:textId="7983257A" w:rsidR="00C60B48" w:rsidRDefault="00C60B48">
      <w:pPr>
        <w:pStyle w:val="CommentText"/>
      </w:pPr>
      <w:r>
        <w:rPr>
          <w:rStyle w:val="CommentReference"/>
        </w:rPr>
        <w:annotationRef/>
      </w:r>
      <w:r>
        <w:t>There is more variance in the human judgments relative to the bias estimates from the word embedding models. This is due to the fact that human tend to judge explicitly gendered words (“Emma”, “guy”, “husband”) more extremely than the models do. Not sure it is worth noting this?</w:t>
      </w:r>
    </w:p>
  </w:comment>
  <w:comment w:id="79" w:author="Gary Lupyan" w:date="2020-11-26T22:09:00Z" w:initials="GL">
    <w:p w14:paraId="44B7DFFD" w14:textId="34E0139E" w:rsidR="006C1AD9" w:rsidRDefault="006C1AD9">
      <w:pPr>
        <w:pStyle w:val="CommentText"/>
      </w:pPr>
      <w:r>
        <w:rPr>
          <w:rStyle w:val="CommentReference"/>
        </w:rPr>
        <w:annotationRef/>
      </w:r>
      <w:r>
        <w:rPr>
          <w:rStyle w:val="CommentReference"/>
        </w:rPr>
        <w:annotationRef/>
      </w:r>
      <w:r>
        <w:rPr>
          <w:rStyle w:val="CommentReference"/>
        </w:rPr>
        <w:t>Are these corpora length-matched? If not, we should say something about how it’s remarkable that these associations are stronger despite the much smaller corpus</w:t>
      </w:r>
    </w:p>
  </w:comment>
  <w:comment w:id="80" w:author="molly lewis" w:date="2020-11-30T13:11:00Z" w:initials="ml">
    <w:p w14:paraId="20F04889" w14:textId="6116DFB5" w:rsidR="006C1AD9" w:rsidRDefault="006C1AD9">
      <w:pPr>
        <w:pStyle w:val="CommentText"/>
      </w:pPr>
      <w:r>
        <w:rPr>
          <w:rStyle w:val="CommentReference"/>
        </w:rPr>
        <w:annotationRef/>
      </w:r>
      <w:r>
        <w:t>Yes, they are length matched.</w:t>
      </w:r>
    </w:p>
  </w:comment>
  <w:comment w:id="88" w:author="Seidenberg" w:date="2020-11-19T17:22:00Z" w:initials="MSS">
    <w:p w14:paraId="6E74EF99" w14:textId="77777777" w:rsidR="009B4E82" w:rsidRDefault="009B4E82" w:rsidP="009B4E82">
      <w:pPr>
        <w:pStyle w:val="CommentText"/>
        <w:rPr>
          <w:noProof/>
        </w:rPr>
      </w:pPr>
      <w:r>
        <w:rPr>
          <w:rStyle w:val="CommentReference"/>
        </w:rPr>
        <w:annotationRef/>
      </w:r>
      <w:r>
        <w:rPr>
          <w:noProof/>
        </w:rPr>
        <w:t>recapitulation should follow order of presentation in the text.</w:t>
      </w:r>
    </w:p>
    <w:p w14:paraId="1718AF2E" w14:textId="77777777" w:rsidR="009B4E82" w:rsidRDefault="009B4E82" w:rsidP="009B4E82">
      <w:pPr>
        <w:pStyle w:val="CommentText"/>
      </w:pPr>
    </w:p>
  </w:comment>
  <w:comment w:id="89" w:author="Gary Lupyan" w:date="2020-11-26T22:11:00Z" w:initials="GL">
    <w:p w14:paraId="29052F16" w14:textId="77777777" w:rsidR="009B4E82" w:rsidRDefault="009B4E82" w:rsidP="009B4E82">
      <w:pPr>
        <w:pStyle w:val="CommentText"/>
      </w:pPr>
      <w:r>
        <w:rPr>
          <w:rStyle w:val="CommentReference"/>
        </w:rPr>
        <w:annotationRef/>
      </w:r>
      <w:r>
        <w:t>Agreed</w:t>
      </w:r>
    </w:p>
  </w:comment>
  <w:comment w:id="96" w:author="Seidenberg" w:date="2020-11-19T17:22:00Z" w:initials="MSS">
    <w:p w14:paraId="2B257D3D" w14:textId="77777777" w:rsidR="006C1AD9" w:rsidRDefault="006C1AD9">
      <w:pPr>
        <w:pStyle w:val="CommentText"/>
        <w:rPr>
          <w:noProof/>
        </w:rPr>
      </w:pPr>
      <w:r>
        <w:rPr>
          <w:rStyle w:val="CommentReference"/>
        </w:rPr>
        <w:annotationRef/>
      </w:r>
      <w:r>
        <w:rPr>
          <w:noProof/>
        </w:rPr>
        <w:t>recapitulation should follow order of presentation in the text.</w:t>
      </w:r>
    </w:p>
    <w:p w14:paraId="72A84133" w14:textId="25F46077" w:rsidR="006C1AD9" w:rsidRDefault="006C1AD9">
      <w:pPr>
        <w:pStyle w:val="CommentText"/>
      </w:pPr>
    </w:p>
  </w:comment>
  <w:comment w:id="97" w:author="Gary Lupyan" w:date="2020-11-26T22:11:00Z" w:initials="GL">
    <w:p w14:paraId="7A591226" w14:textId="754A22A9" w:rsidR="006C1AD9" w:rsidRDefault="006C1AD9">
      <w:pPr>
        <w:pStyle w:val="CommentText"/>
      </w:pPr>
      <w:r>
        <w:rPr>
          <w:rStyle w:val="CommentReference"/>
        </w:rPr>
        <w:annotationRef/>
      </w:r>
      <w:r>
        <w:t>Agreed</w:t>
      </w:r>
    </w:p>
  </w:comment>
  <w:comment w:id="111" w:author="Gary Lupyan" w:date="2020-11-26T22:11:00Z" w:initials="GL">
    <w:p w14:paraId="45AFF155" w14:textId="59AAB9C9" w:rsidR="006C1AD9" w:rsidRDefault="006C1AD9">
      <w:pPr>
        <w:pStyle w:val="CommentText"/>
      </w:pPr>
      <w:r>
        <w:rPr>
          <w:rStyle w:val="CommentReference"/>
        </w:rPr>
        <w:annotationRef/>
      </w:r>
      <w:r>
        <w:t>Clarify?</w:t>
      </w:r>
    </w:p>
  </w:comment>
  <w:comment w:id="117" w:author="Gary Lupyan" w:date="2020-11-26T22:03:00Z" w:initials="GL">
    <w:p w14:paraId="4642B4E5" w14:textId="60B53570" w:rsidR="006C1AD9" w:rsidRDefault="006C1AD9">
      <w:pPr>
        <w:pStyle w:val="CommentText"/>
      </w:pPr>
      <w:r>
        <w:rPr>
          <w:rStyle w:val="CommentReference"/>
        </w:rPr>
        <w:annotationRef/>
      </w:r>
      <w:r>
        <w:t>Reference list started over (conversion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E82D0D" w15:done="0"/>
  <w15:commentEx w15:paraId="54616004" w15:done="0"/>
  <w15:commentEx w15:paraId="13E0491A" w15:paraIdParent="54616004" w15:done="0"/>
  <w15:commentEx w15:paraId="4D151214" w15:done="0"/>
  <w15:commentEx w15:paraId="36EC0BA5" w15:paraIdParent="4D151214" w15:done="0"/>
  <w15:commentEx w15:paraId="176B0B11" w15:done="0"/>
  <w15:commentEx w15:paraId="034DA7FF" w15:paraIdParent="176B0B11" w15:done="0"/>
  <w15:commentEx w15:paraId="2D05A058" w15:done="0"/>
  <w15:commentEx w15:paraId="25CE0252" w15:paraIdParent="2D05A058" w15:done="0"/>
  <w15:commentEx w15:paraId="4BEB496D" w15:done="0"/>
  <w15:commentEx w15:paraId="133E3C82" w15:done="0"/>
  <w15:commentEx w15:paraId="6012B851" w15:paraIdParent="133E3C82" w15:done="0"/>
  <w15:commentEx w15:paraId="291B0936" w15:done="0"/>
  <w15:commentEx w15:paraId="2145A48A" w15:paraIdParent="291B0936" w15:done="0"/>
  <w15:commentEx w15:paraId="2BA9ADFF" w15:done="0"/>
  <w15:commentEx w15:paraId="72B77650" w15:done="0"/>
  <w15:commentEx w15:paraId="7512AF96" w15:done="0"/>
  <w15:commentEx w15:paraId="3454BD04" w15:paraIdParent="7512AF96" w15:done="0"/>
  <w15:commentEx w15:paraId="79EEDA02" w15:done="0"/>
  <w15:commentEx w15:paraId="24E23FB9" w15:paraIdParent="79EEDA02" w15:done="0"/>
  <w15:commentEx w15:paraId="44B7DFFD" w15:done="0"/>
  <w15:commentEx w15:paraId="20F04889" w15:paraIdParent="44B7DFFD" w15:done="0"/>
  <w15:commentEx w15:paraId="1718AF2E" w15:done="0"/>
  <w15:commentEx w15:paraId="29052F16" w15:paraIdParent="1718AF2E" w15:done="0"/>
  <w15:commentEx w15:paraId="72A84133" w15:done="0"/>
  <w15:commentEx w15:paraId="7A591226" w15:paraIdParent="72A84133" w15:done="0"/>
  <w15:commentEx w15:paraId="45AFF155" w15:done="0"/>
  <w15:commentEx w15:paraId="4642B4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BBC1" w16cex:dateUtc="2020-11-19T15:39:00Z"/>
  <w16cex:commentExtensible w16cex:durableId="236231C4" w16cex:dateUtc="2020-11-20T18:15:00Z"/>
  <w16cex:commentExtensible w16cex:durableId="236F5FA5" w16cex:dateUtc="2020-11-30T18:10:00Z"/>
  <w16cex:commentExtensible w16cex:durableId="2360BB37" w16cex:dateUtc="2020-11-19T15:36:00Z"/>
  <w16cex:commentExtensible w16cex:durableId="236F63FC" w16cex:dateUtc="2020-11-30T18:28:00Z"/>
  <w16cex:commentExtensible w16cex:durableId="2360BCCD" w16cex:dateUtc="2020-11-19T15:43:00Z"/>
  <w16cex:commentExtensible w16cex:durableId="236F6423" w16cex:dateUtc="2020-11-30T18:29:00Z"/>
  <w16cex:commentExtensible w16cex:durableId="23651E4E" w16cex:dateUtc="2020-11-22T23:28:00Z"/>
  <w16cex:commentExtensible w16cex:durableId="237384FF" w16cex:dateUtc="2020-12-03T21:38:00Z"/>
  <w16cex:commentExtensible w16cex:durableId="23651EA7" w16cex:dateUtc="2020-11-22T23:30:00Z"/>
  <w16cex:commentExtensible w16cex:durableId="23651ECC" w16cex:dateUtc="2020-11-22T23:30:00Z"/>
  <w16cex:commentExtensible w16cex:durableId="2373850F" w16cex:dateUtc="2020-12-03T21:38:00Z"/>
  <w16cex:commentExtensible w16cex:durableId="2360C0F4" w16cex:dateUtc="2020-11-19T16:01:00Z"/>
  <w16cex:commentExtensible w16cex:durableId="237385B5" w16cex:dateUtc="2020-12-03T21:41:00Z"/>
  <w16cex:commentExtensible w16cex:durableId="236A8161" w16cex:dateUtc="2020-11-27T00:32:00Z"/>
  <w16cex:commentExtensible w16cex:durableId="2360D249" w16cex:dateUtc="2020-11-19T17:15:00Z"/>
  <w16cex:commentExtensible w16cex:durableId="236AA3AB" w16cex:dateUtc="2020-11-27T02:59:00Z"/>
  <w16cex:commentExtensible w16cex:durableId="236F9C7B" w16cex:dateUtc="2020-11-30T22:29:00Z"/>
  <w16cex:commentExtensible w16cex:durableId="2360DD44" w16cex:dateUtc="2020-11-19T18:02:00Z"/>
  <w16cex:commentExtensible w16cex:durableId="2373A0BD" w16cex:dateUtc="2020-12-03T23:37:00Z"/>
  <w16cex:commentExtensible w16cex:durableId="236AA5FC" w16cex:dateUtc="2020-11-27T03:09:00Z"/>
  <w16cex:commentExtensible w16cex:durableId="236F6E1E" w16cex:dateUtc="2020-11-30T19:11:00Z"/>
  <w16cex:commentExtensible w16cex:durableId="2373885F" w16cex:dateUtc="2020-11-19T23:22:00Z"/>
  <w16cex:commentExtensible w16cex:durableId="2373885E" w16cex:dateUtc="2020-11-27T03:11:00Z"/>
  <w16cex:commentExtensible w16cex:durableId="2361283A" w16cex:dateUtc="2020-11-19T23:22:00Z"/>
  <w16cex:commentExtensible w16cex:durableId="236AA677" w16cex:dateUtc="2020-11-27T03:11:00Z"/>
  <w16cex:commentExtensible w16cex:durableId="236AA694" w16cex:dateUtc="2020-11-27T03:11:00Z"/>
  <w16cex:commentExtensible w16cex:durableId="236AA4A1" w16cex:dateUtc="2020-11-27T0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E82D0D" w16cid:durableId="2360BBC1"/>
  <w16cid:commentId w16cid:paraId="54616004" w16cid:durableId="236231C4"/>
  <w16cid:commentId w16cid:paraId="13E0491A" w16cid:durableId="236F5FA5"/>
  <w16cid:commentId w16cid:paraId="4D151214" w16cid:durableId="2360BB37"/>
  <w16cid:commentId w16cid:paraId="36EC0BA5" w16cid:durableId="236F63FC"/>
  <w16cid:commentId w16cid:paraId="176B0B11" w16cid:durableId="2360BCCD"/>
  <w16cid:commentId w16cid:paraId="034DA7FF" w16cid:durableId="236F6423"/>
  <w16cid:commentId w16cid:paraId="2D05A058" w16cid:durableId="23651E4E"/>
  <w16cid:commentId w16cid:paraId="25CE0252" w16cid:durableId="237384FF"/>
  <w16cid:commentId w16cid:paraId="4BEB496D" w16cid:durableId="23651EA7"/>
  <w16cid:commentId w16cid:paraId="133E3C82" w16cid:durableId="23651ECC"/>
  <w16cid:commentId w16cid:paraId="6012B851" w16cid:durableId="2373850F"/>
  <w16cid:commentId w16cid:paraId="291B0936" w16cid:durableId="2360C0F4"/>
  <w16cid:commentId w16cid:paraId="2145A48A" w16cid:durableId="237385B5"/>
  <w16cid:commentId w16cid:paraId="2BA9ADFF" w16cid:durableId="236A8161"/>
  <w16cid:commentId w16cid:paraId="72B77650" w16cid:durableId="2360D249"/>
  <w16cid:commentId w16cid:paraId="7512AF96" w16cid:durableId="236AA3AB"/>
  <w16cid:commentId w16cid:paraId="3454BD04" w16cid:durableId="236F9C7B"/>
  <w16cid:commentId w16cid:paraId="79EEDA02" w16cid:durableId="2360DD44"/>
  <w16cid:commentId w16cid:paraId="24E23FB9" w16cid:durableId="2373A0BD"/>
  <w16cid:commentId w16cid:paraId="44B7DFFD" w16cid:durableId="236AA5FC"/>
  <w16cid:commentId w16cid:paraId="20F04889" w16cid:durableId="236F6E1E"/>
  <w16cid:commentId w16cid:paraId="1718AF2E" w16cid:durableId="2373885F"/>
  <w16cid:commentId w16cid:paraId="29052F16" w16cid:durableId="2373885E"/>
  <w16cid:commentId w16cid:paraId="72A84133" w16cid:durableId="2361283A"/>
  <w16cid:commentId w16cid:paraId="7A591226" w16cid:durableId="236AA677"/>
  <w16cid:commentId w16cid:paraId="45AFF155" w16cid:durableId="236AA694"/>
  <w16cid:commentId w16cid:paraId="4642B4E5" w16cid:durableId="236AA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024BF" w14:textId="77777777" w:rsidR="00753919" w:rsidRDefault="00753919">
      <w:pPr>
        <w:spacing w:after="0"/>
      </w:pPr>
      <w:r>
        <w:separator/>
      </w:r>
    </w:p>
  </w:endnote>
  <w:endnote w:type="continuationSeparator" w:id="0">
    <w:p w14:paraId="55464575" w14:textId="77777777" w:rsidR="00753919" w:rsidRDefault="007539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7AAD2" w14:textId="77777777" w:rsidR="00753919" w:rsidRDefault="00753919">
      <w:r>
        <w:separator/>
      </w:r>
    </w:p>
  </w:footnote>
  <w:footnote w:type="continuationSeparator" w:id="0">
    <w:p w14:paraId="38C009BB" w14:textId="77777777" w:rsidR="00753919" w:rsidRDefault="007539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62944F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eidenberg">
    <w15:presenceInfo w15:providerId="None" w15:userId="Seidenberg"/>
  </w15:person>
  <w15:person w15:author="Gary Lupyan">
    <w15:presenceInfo w15:providerId="AD" w15:userId="S::lupyan@wisc.edu::dc88c252-a0b6-44b4-9603-668ffbc1975e"/>
  </w15:person>
  <w15:person w15:author="molly lewis">
    <w15:presenceInfo w15:providerId="Windows Live" w15:userId="709bc535657c15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B7"/>
    <w:rsid w:val="00011C8B"/>
    <w:rsid w:val="000B33BD"/>
    <w:rsid w:val="000C71EE"/>
    <w:rsid w:val="00102F68"/>
    <w:rsid w:val="00140753"/>
    <w:rsid w:val="001724AE"/>
    <w:rsid w:val="00196F7F"/>
    <w:rsid w:val="001D5CD0"/>
    <w:rsid w:val="001E2EE4"/>
    <w:rsid w:val="0022002E"/>
    <w:rsid w:val="0024481D"/>
    <w:rsid w:val="00273DC2"/>
    <w:rsid w:val="002912E0"/>
    <w:rsid w:val="00294948"/>
    <w:rsid w:val="002A720D"/>
    <w:rsid w:val="002D167E"/>
    <w:rsid w:val="00327F48"/>
    <w:rsid w:val="00381570"/>
    <w:rsid w:val="00390800"/>
    <w:rsid w:val="003F45B8"/>
    <w:rsid w:val="00403A6E"/>
    <w:rsid w:val="00434707"/>
    <w:rsid w:val="00442588"/>
    <w:rsid w:val="00453066"/>
    <w:rsid w:val="004E29B3"/>
    <w:rsid w:val="00590D07"/>
    <w:rsid w:val="005B004B"/>
    <w:rsid w:val="006314F9"/>
    <w:rsid w:val="00633CD6"/>
    <w:rsid w:val="00667127"/>
    <w:rsid w:val="00695A97"/>
    <w:rsid w:val="006C0788"/>
    <w:rsid w:val="006C1AD9"/>
    <w:rsid w:val="006C353A"/>
    <w:rsid w:val="00745CD9"/>
    <w:rsid w:val="007524BE"/>
    <w:rsid w:val="00753919"/>
    <w:rsid w:val="00784D58"/>
    <w:rsid w:val="007A206E"/>
    <w:rsid w:val="0080410B"/>
    <w:rsid w:val="008250C0"/>
    <w:rsid w:val="008C0935"/>
    <w:rsid w:val="008D6863"/>
    <w:rsid w:val="008E6ECD"/>
    <w:rsid w:val="0095376A"/>
    <w:rsid w:val="009A4339"/>
    <w:rsid w:val="009B4E82"/>
    <w:rsid w:val="009D6735"/>
    <w:rsid w:val="00A1303E"/>
    <w:rsid w:val="00A175F2"/>
    <w:rsid w:val="00A3160E"/>
    <w:rsid w:val="00AD6000"/>
    <w:rsid w:val="00B84018"/>
    <w:rsid w:val="00B86B75"/>
    <w:rsid w:val="00BA6EF3"/>
    <w:rsid w:val="00BA756F"/>
    <w:rsid w:val="00BC48D5"/>
    <w:rsid w:val="00C36279"/>
    <w:rsid w:val="00C60B48"/>
    <w:rsid w:val="00C97E36"/>
    <w:rsid w:val="00CA4732"/>
    <w:rsid w:val="00CB5494"/>
    <w:rsid w:val="00D166AE"/>
    <w:rsid w:val="00D91674"/>
    <w:rsid w:val="00D94022"/>
    <w:rsid w:val="00E20CEA"/>
    <w:rsid w:val="00E315A3"/>
    <w:rsid w:val="00E570FF"/>
    <w:rsid w:val="00EE7357"/>
    <w:rsid w:val="00EF0A13"/>
    <w:rsid w:val="00F436F8"/>
    <w:rsid w:val="00F720FB"/>
    <w:rsid w:val="00FB167D"/>
    <w:rsid w:val="00FE795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D55F82"/>
  <w15:docId w15:val="{ABF93BE8-16C2-2344-B68B-8114FC587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CommentReference">
    <w:name w:val="annotation reference"/>
    <w:basedOn w:val="DefaultParagraphFont"/>
    <w:semiHidden/>
    <w:unhideWhenUsed/>
    <w:rsid w:val="0022002E"/>
    <w:rPr>
      <w:sz w:val="16"/>
      <w:szCs w:val="16"/>
    </w:rPr>
  </w:style>
  <w:style w:type="paragraph" w:styleId="CommentText">
    <w:name w:val="annotation text"/>
    <w:basedOn w:val="Normal"/>
    <w:link w:val="CommentTextChar"/>
    <w:semiHidden/>
    <w:unhideWhenUsed/>
    <w:rsid w:val="0022002E"/>
    <w:rPr>
      <w:sz w:val="20"/>
      <w:szCs w:val="20"/>
    </w:rPr>
  </w:style>
  <w:style w:type="character" w:customStyle="1" w:styleId="CommentTextChar">
    <w:name w:val="Comment Text Char"/>
    <w:basedOn w:val="DefaultParagraphFont"/>
    <w:link w:val="CommentText"/>
    <w:semiHidden/>
    <w:rsid w:val="0022002E"/>
    <w:rPr>
      <w:sz w:val="20"/>
      <w:szCs w:val="20"/>
    </w:rPr>
  </w:style>
  <w:style w:type="paragraph" w:styleId="CommentSubject">
    <w:name w:val="annotation subject"/>
    <w:basedOn w:val="CommentText"/>
    <w:next w:val="CommentText"/>
    <w:link w:val="CommentSubjectChar"/>
    <w:semiHidden/>
    <w:unhideWhenUsed/>
    <w:rsid w:val="0022002E"/>
    <w:rPr>
      <w:b/>
      <w:bCs/>
    </w:rPr>
  </w:style>
  <w:style w:type="character" w:customStyle="1" w:styleId="CommentSubjectChar">
    <w:name w:val="Comment Subject Char"/>
    <w:basedOn w:val="CommentTextChar"/>
    <w:link w:val="CommentSubject"/>
    <w:semiHidden/>
    <w:rsid w:val="0022002E"/>
    <w:rPr>
      <w:b/>
      <w:bCs/>
      <w:sz w:val="20"/>
      <w:szCs w:val="20"/>
    </w:rPr>
  </w:style>
  <w:style w:type="paragraph" w:styleId="Revision">
    <w:name w:val="Revision"/>
    <w:hidden/>
    <w:semiHidden/>
    <w:rsid w:val="002200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814916">
      <w:bodyDiv w:val="1"/>
      <w:marLeft w:val="0"/>
      <w:marRight w:val="0"/>
      <w:marTop w:val="0"/>
      <w:marBottom w:val="0"/>
      <w:divBdr>
        <w:top w:val="none" w:sz="0" w:space="0" w:color="auto"/>
        <w:left w:val="none" w:sz="0" w:space="0" w:color="auto"/>
        <w:bottom w:val="none" w:sz="0" w:space="0" w:color="auto"/>
        <w:right w:val="none" w:sz="0" w:space="0" w:color="auto"/>
      </w:divBdr>
      <w:divsChild>
        <w:div w:id="1766615057">
          <w:marLeft w:val="0"/>
          <w:marRight w:val="0"/>
          <w:marTop w:val="0"/>
          <w:marBottom w:val="0"/>
          <w:divBdr>
            <w:top w:val="none" w:sz="0" w:space="0" w:color="auto"/>
            <w:left w:val="none" w:sz="0" w:space="0" w:color="auto"/>
            <w:bottom w:val="none" w:sz="0" w:space="0" w:color="auto"/>
            <w:right w:val="none" w:sz="0" w:space="0" w:color="auto"/>
          </w:divBdr>
        </w:div>
        <w:div w:id="51315549">
          <w:marLeft w:val="0"/>
          <w:marRight w:val="0"/>
          <w:marTop w:val="0"/>
          <w:marBottom w:val="0"/>
          <w:divBdr>
            <w:top w:val="none" w:sz="0" w:space="0" w:color="auto"/>
            <w:left w:val="none" w:sz="0" w:space="0" w:color="auto"/>
            <w:bottom w:val="none" w:sz="0" w:space="0" w:color="auto"/>
            <w:right w:val="none" w:sz="0" w:space="0" w:color="auto"/>
          </w:divBdr>
        </w:div>
        <w:div w:id="201482314">
          <w:marLeft w:val="0"/>
          <w:marRight w:val="0"/>
          <w:marTop w:val="0"/>
          <w:marBottom w:val="0"/>
          <w:divBdr>
            <w:top w:val="none" w:sz="0" w:space="0" w:color="auto"/>
            <w:left w:val="none" w:sz="0" w:space="0" w:color="auto"/>
            <w:bottom w:val="none" w:sz="0" w:space="0" w:color="auto"/>
            <w:right w:val="none" w:sz="0" w:space="0" w:color="auto"/>
          </w:divBdr>
        </w:div>
        <w:div w:id="643046939">
          <w:marLeft w:val="0"/>
          <w:marRight w:val="0"/>
          <w:marTop w:val="0"/>
          <w:marBottom w:val="0"/>
          <w:divBdr>
            <w:top w:val="none" w:sz="0" w:space="0" w:color="auto"/>
            <w:left w:val="none" w:sz="0" w:space="0" w:color="auto"/>
            <w:bottom w:val="none" w:sz="0" w:space="0" w:color="auto"/>
            <w:right w:val="none" w:sz="0" w:space="0" w:color="auto"/>
          </w:divBdr>
        </w:div>
        <w:div w:id="2054645767">
          <w:marLeft w:val="0"/>
          <w:marRight w:val="0"/>
          <w:marTop w:val="0"/>
          <w:marBottom w:val="0"/>
          <w:divBdr>
            <w:top w:val="none" w:sz="0" w:space="0" w:color="auto"/>
            <w:left w:val="none" w:sz="0" w:space="0" w:color="auto"/>
            <w:bottom w:val="none" w:sz="0" w:space="0" w:color="auto"/>
            <w:right w:val="none" w:sz="0" w:space="0" w:color="auto"/>
          </w:divBdr>
        </w:div>
        <w:div w:id="1953629068">
          <w:marLeft w:val="0"/>
          <w:marRight w:val="0"/>
          <w:marTop w:val="0"/>
          <w:marBottom w:val="0"/>
          <w:divBdr>
            <w:top w:val="none" w:sz="0" w:space="0" w:color="auto"/>
            <w:left w:val="none" w:sz="0" w:space="0" w:color="auto"/>
            <w:bottom w:val="none" w:sz="0" w:space="0" w:color="auto"/>
            <w:right w:val="none" w:sz="0" w:space="0" w:color="auto"/>
          </w:divBdr>
        </w:div>
        <w:div w:id="630138374">
          <w:marLeft w:val="0"/>
          <w:marRight w:val="0"/>
          <w:marTop w:val="0"/>
          <w:marBottom w:val="0"/>
          <w:divBdr>
            <w:top w:val="none" w:sz="0" w:space="0" w:color="auto"/>
            <w:left w:val="none" w:sz="0" w:space="0" w:color="auto"/>
            <w:bottom w:val="none" w:sz="0" w:space="0" w:color="auto"/>
            <w:right w:val="none" w:sz="0" w:space="0" w:color="auto"/>
          </w:divBdr>
        </w:div>
        <w:div w:id="978801129">
          <w:marLeft w:val="0"/>
          <w:marRight w:val="0"/>
          <w:marTop w:val="0"/>
          <w:marBottom w:val="0"/>
          <w:divBdr>
            <w:top w:val="none" w:sz="0" w:space="0" w:color="auto"/>
            <w:left w:val="none" w:sz="0" w:space="0" w:color="auto"/>
            <w:bottom w:val="none" w:sz="0" w:space="0" w:color="auto"/>
            <w:right w:val="none" w:sz="0" w:space="0" w:color="auto"/>
          </w:divBdr>
        </w:div>
        <w:div w:id="2091273031">
          <w:marLeft w:val="0"/>
          <w:marRight w:val="0"/>
          <w:marTop w:val="0"/>
          <w:marBottom w:val="0"/>
          <w:divBdr>
            <w:top w:val="none" w:sz="0" w:space="0" w:color="auto"/>
            <w:left w:val="none" w:sz="0" w:space="0" w:color="auto"/>
            <w:bottom w:val="none" w:sz="0" w:space="0" w:color="auto"/>
            <w:right w:val="none" w:sz="0" w:space="0" w:color="auto"/>
          </w:divBdr>
        </w:div>
        <w:div w:id="1931692923">
          <w:marLeft w:val="0"/>
          <w:marRight w:val="0"/>
          <w:marTop w:val="0"/>
          <w:marBottom w:val="0"/>
          <w:divBdr>
            <w:top w:val="none" w:sz="0" w:space="0" w:color="auto"/>
            <w:left w:val="none" w:sz="0" w:space="0" w:color="auto"/>
            <w:bottom w:val="none" w:sz="0" w:space="0" w:color="auto"/>
            <w:right w:val="none" w:sz="0" w:space="0" w:color="auto"/>
          </w:divBdr>
        </w:div>
        <w:div w:id="1313095113">
          <w:marLeft w:val="0"/>
          <w:marRight w:val="0"/>
          <w:marTop w:val="0"/>
          <w:marBottom w:val="0"/>
          <w:divBdr>
            <w:top w:val="none" w:sz="0" w:space="0" w:color="auto"/>
            <w:left w:val="none" w:sz="0" w:space="0" w:color="auto"/>
            <w:bottom w:val="none" w:sz="0" w:space="0" w:color="auto"/>
            <w:right w:val="none" w:sz="0" w:space="0" w:color="auto"/>
          </w:divBdr>
        </w:div>
        <w:div w:id="1882395209">
          <w:marLeft w:val="0"/>
          <w:marRight w:val="0"/>
          <w:marTop w:val="0"/>
          <w:marBottom w:val="0"/>
          <w:divBdr>
            <w:top w:val="none" w:sz="0" w:space="0" w:color="auto"/>
            <w:left w:val="none" w:sz="0" w:space="0" w:color="auto"/>
            <w:bottom w:val="none" w:sz="0" w:space="0" w:color="auto"/>
            <w:right w:val="none" w:sz="0" w:space="0" w:color="auto"/>
          </w:divBdr>
        </w:div>
        <w:div w:id="188841316">
          <w:marLeft w:val="0"/>
          <w:marRight w:val="0"/>
          <w:marTop w:val="0"/>
          <w:marBottom w:val="0"/>
          <w:divBdr>
            <w:top w:val="none" w:sz="0" w:space="0" w:color="auto"/>
            <w:left w:val="none" w:sz="0" w:space="0" w:color="auto"/>
            <w:bottom w:val="none" w:sz="0" w:space="0" w:color="auto"/>
            <w:right w:val="none" w:sz="0" w:space="0" w:color="auto"/>
          </w:divBdr>
        </w:div>
        <w:div w:id="501315705">
          <w:marLeft w:val="0"/>
          <w:marRight w:val="0"/>
          <w:marTop w:val="0"/>
          <w:marBottom w:val="0"/>
          <w:divBdr>
            <w:top w:val="none" w:sz="0" w:space="0" w:color="auto"/>
            <w:left w:val="none" w:sz="0" w:space="0" w:color="auto"/>
            <w:bottom w:val="none" w:sz="0" w:space="0" w:color="auto"/>
            <w:right w:val="none" w:sz="0" w:space="0" w:color="auto"/>
          </w:divBdr>
        </w:div>
        <w:div w:id="1976989378">
          <w:marLeft w:val="0"/>
          <w:marRight w:val="0"/>
          <w:marTop w:val="0"/>
          <w:marBottom w:val="0"/>
          <w:divBdr>
            <w:top w:val="none" w:sz="0" w:space="0" w:color="auto"/>
            <w:left w:val="none" w:sz="0" w:space="0" w:color="auto"/>
            <w:bottom w:val="none" w:sz="0" w:space="0" w:color="auto"/>
            <w:right w:val="none" w:sz="0" w:space="0" w:color="auto"/>
          </w:divBdr>
        </w:div>
        <w:div w:id="476842227">
          <w:marLeft w:val="0"/>
          <w:marRight w:val="0"/>
          <w:marTop w:val="0"/>
          <w:marBottom w:val="0"/>
          <w:divBdr>
            <w:top w:val="none" w:sz="0" w:space="0" w:color="auto"/>
            <w:left w:val="none" w:sz="0" w:space="0" w:color="auto"/>
            <w:bottom w:val="none" w:sz="0" w:space="0" w:color="auto"/>
            <w:right w:val="none" w:sz="0" w:space="0" w:color="auto"/>
          </w:divBdr>
        </w:div>
        <w:div w:id="1733581072">
          <w:marLeft w:val="0"/>
          <w:marRight w:val="0"/>
          <w:marTop w:val="0"/>
          <w:marBottom w:val="0"/>
          <w:divBdr>
            <w:top w:val="none" w:sz="0" w:space="0" w:color="auto"/>
            <w:left w:val="none" w:sz="0" w:space="0" w:color="auto"/>
            <w:bottom w:val="none" w:sz="0" w:space="0" w:color="auto"/>
            <w:right w:val="none" w:sz="0" w:space="0" w:color="auto"/>
          </w:divBdr>
        </w:div>
        <w:div w:id="1533763076">
          <w:marLeft w:val="0"/>
          <w:marRight w:val="0"/>
          <w:marTop w:val="0"/>
          <w:marBottom w:val="0"/>
          <w:divBdr>
            <w:top w:val="none" w:sz="0" w:space="0" w:color="auto"/>
            <w:left w:val="none" w:sz="0" w:space="0" w:color="auto"/>
            <w:bottom w:val="none" w:sz="0" w:space="0" w:color="auto"/>
            <w:right w:val="none" w:sz="0" w:space="0" w:color="auto"/>
          </w:divBdr>
        </w:div>
        <w:div w:id="1636597172">
          <w:marLeft w:val="0"/>
          <w:marRight w:val="0"/>
          <w:marTop w:val="0"/>
          <w:marBottom w:val="0"/>
          <w:divBdr>
            <w:top w:val="none" w:sz="0" w:space="0" w:color="auto"/>
            <w:left w:val="none" w:sz="0" w:space="0" w:color="auto"/>
            <w:bottom w:val="none" w:sz="0" w:space="0" w:color="auto"/>
            <w:right w:val="none" w:sz="0" w:space="0" w:color="auto"/>
          </w:divBdr>
        </w:div>
      </w:divsChild>
    </w:div>
    <w:div w:id="1012292869">
      <w:bodyDiv w:val="1"/>
      <w:marLeft w:val="0"/>
      <w:marRight w:val="0"/>
      <w:marTop w:val="0"/>
      <w:marBottom w:val="0"/>
      <w:divBdr>
        <w:top w:val="none" w:sz="0" w:space="0" w:color="auto"/>
        <w:left w:val="none" w:sz="0" w:space="0" w:color="auto"/>
        <w:bottom w:val="none" w:sz="0" w:space="0" w:color="auto"/>
        <w:right w:val="none" w:sz="0" w:space="0" w:color="auto"/>
      </w:divBdr>
      <w:divsChild>
        <w:div w:id="1760517834">
          <w:marLeft w:val="0"/>
          <w:marRight w:val="0"/>
          <w:marTop w:val="0"/>
          <w:marBottom w:val="0"/>
          <w:divBdr>
            <w:top w:val="none" w:sz="0" w:space="0" w:color="auto"/>
            <w:left w:val="none" w:sz="0" w:space="0" w:color="auto"/>
            <w:bottom w:val="none" w:sz="0" w:space="0" w:color="auto"/>
            <w:right w:val="none" w:sz="0" w:space="0" w:color="auto"/>
          </w:divBdr>
        </w:div>
        <w:div w:id="350766822">
          <w:marLeft w:val="0"/>
          <w:marRight w:val="0"/>
          <w:marTop w:val="0"/>
          <w:marBottom w:val="0"/>
          <w:divBdr>
            <w:top w:val="none" w:sz="0" w:space="0" w:color="auto"/>
            <w:left w:val="none" w:sz="0" w:space="0" w:color="auto"/>
            <w:bottom w:val="none" w:sz="0" w:space="0" w:color="auto"/>
            <w:right w:val="none" w:sz="0" w:space="0" w:color="auto"/>
          </w:divBdr>
        </w:div>
        <w:div w:id="1884099754">
          <w:marLeft w:val="0"/>
          <w:marRight w:val="0"/>
          <w:marTop w:val="0"/>
          <w:marBottom w:val="0"/>
          <w:divBdr>
            <w:top w:val="none" w:sz="0" w:space="0" w:color="auto"/>
            <w:left w:val="none" w:sz="0" w:space="0" w:color="auto"/>
            <w:bottom w:val="none" w:sz="0" w:space="0" w:color="auto"/>
            <w:right w:val="none" w:sz="0" w:space="0" w:color="auto"/>
          </w:divBdr>
        </w:div>
        <w:div w:id="961619919">
          <w:marLeft w:val="0"/>
          <w:marRight w:val="0"/>
          <w:marTop w:val="0"/>
          <w:marBottom w:val="0"/>
          <w:divBdr>
            <w:top w:val="none" w:sz="0" w:space="0" w:color="auto"/>
            <w:left w:val="none" w:sz="0" w:space="0" w:color="auto"/>
            <w:bottom w:val="none" w:sz="0" w:space="0" w:color="auto"/>
            <w:right w:val="none" w:sz="0" w:space="0" w:color="auto"/>
          </w:divBdr>
        </w:div>
        <w:div w:id="1251308061">
          <w:marLeft w:val="0"/>
          <w:marRight w:val="0"/>
          <w:marTop w:val="0"/>
          <w:marBottom w:val="0"/>
          <w:divBdr>
            <w:top w:val="none" w:sz="0" w:space="0" w:color="auto"/>
            <w:left w:val="none" w:sz="0" w:space="0" w:color="auto"/>
            <w:bottom w:val="none" w:sz="0" w:space="0" w:color="auto"/>
            <w:right w:val="none" w:sz="0" w:space="0" w:color="auto"/>
          </w:divBdr>
        </w:div>
        <w:div w:id="2069646907">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hyperlink" Target="https://doi.org/10.31234/osf.io/bf97c"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yperlink" Target="https://mlewis.shinyapps.io/SI_WCBC_GENDER/" TargetMode="External"/><Relationship Id="rId17" Type="http://schemas.openxmlformats.org/officeDocument/2006/relationships/hyperlink" Target="http://time.com/100-best-childrens-books/"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oi.org/10.31234/osf.io/bf97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ime.com/100-best-childrens-books"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yperlink" Target="http://time.com/100-best-childrens-books/"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8388</Words>
  <Characters>47816</Characters>
  <Application>Microsoft Office Word</Application>
  <DocSecurity>0</DocSecurity>
  <Lines>398</Lines>
  <Paragraphs>112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What might books be teaching young children about gender?</vt:lpstr>
      <vt:lpstr>Untitled</vt:lpstr>
    </vt:vector>
  </TitlesOfParts>
  <Company/>
  <LinksUpToDate>false</LinksUpToDate>
  <CharactersWithSpaces>56092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might books be teaching young children about gender?</dc:title>
  <dc:creator>Seidenberg</dc:creator>
  <cp:keywords/>
  <cp:lastModifiedBy>molly lewis</cp:lastModifiedBy>
  <cp:revision>2</cp:revision>
  <dcterms:created xsi:type="dcterms:W3CDTF">2020-12-03T23:38:00Z</dcterms:created>
  <dcterms:modified xsi:type="dcterms:W3CDTF">2020-12-03T23:38:00Z</dcterms:modified>
  <dc:language>english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vt:lpwstr>
  </property>
  <property fmtid="{D5CDD505-2E9C-101B-9397-08002B2CF9AE}" pid="4" name="bibliography">
    <vt:lpwstr>references.bib</vt:lpwstr>
  </property>
  <property fmtid="{D5CDD505-2E9C-101B-9397-08002B2CF9AE}" pid="5" name="class">
    <vt:lpwstr>man</vt:lpwstr>
  </property>
  <property fmtid="{D5CDD505-2E9C-101B-9397-08002B2CF9AE}" pid="6" name="csl">
    <vt:lpwstr>/Library/Frameworks/R.framework/Versions/3.6/Resources/library/papaja/rmd/apa6.csl</vt:lpwstr>
  </property>
  <property fmtid="{D5CDD505-2E9C-101B-9397-08002B2CF9AE}" pid="7" name="documentclass">
    <vt:lpwstr>apa6</vt:lpwstr>
  </property>
  <property fmtid="{D5CDD505-2E9C-101B-9397-08002B2CF9AE}" pid="8" name="figsintext">
    <vt:lpwstr>yes</vt:lpwstr>
  </property>
  <property fmtid="{D5CDD505-2E9C-101B-9397-08002B2CF9AE}" pid="9" name="figurelist">
    <vt:lpwstr>no</vt:lpwstr>
  </property>
  <property fmtid="{D5CDD505-2E9C-101B-9397-08002B2CF9AE}" pid="10" name="footnotelist">
    <vt:lpwstr>no</vt:lpwstr>
  </property>
  <property fmtid="{D5CDD505-2E9C-101B-9397-08002B2CF9AE}" pid="11" name="header-includes">
    <vt:lpwstr/>
  </property>
  <property fmtid="{D5CDD505-2E9C-101B-9397-08002B2CF9AE}" pid="12" name="lineno">
    <vt:lpwstr>no</vt:lpwstr>
  </property>
  <property fmtid="{D5CDD505-2E9C-101B-9397-08002B2CF9AE}" pid="13" name="nocite">
    <vt:lpwstr>@time_100_kidbooks,@cvencek2011measuring, @skowronski2001comparative, @greenwald2002unified, @rudman2004gender, @nosek2002harvesting</vt:lpwstr>
  </property>
  <property fmtid="{D5CDD505-2E9C-101B-9397-08002B2CF9AE}" pid="14" name="output">
    <vt:lpwstr>papaja::apa6_docx</vt:lpwstr>
  </property>
  <property fmtid="{D5CDD505-2E9C-101B-9397-08002B2CF9AE}" pid="15" name="shorttitle">
    <vt:lpwstr>Gender in children’s books</vt:lpwstr>
  </property>
  <property fmtid="{D5CDD505-2E9C-101B-9397-08002B2CF9AE}" pid="16" name="tablelist">
    <vt:lpwstr>no</vt:lpwstr>
  </property>
  <property fmtid="{D5CDD505-2E9C-101B-9397-08002B2CF9AE}" pid="17" name="wordcount">
    <vt:lpwstr>XXX (excluding methods and results)</vt:lpwstr>
  </property>
</Properties>
</file>